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5D3EA" w14:textId="5566038B" w:rsidR="00902499" w:rsidRPr="0011596D" w:rsidRDefault="00A325CC" w:rsidP="0011596D">
      <w:pPr>
        <w:pStyle w:val="Title"/>
        <w:rPr>
          <w:sz w:val="56"/>
        </w:rPr>
      </w:pPr>
      <w:ins w:id="0" w:author="Author">
        <w:r>
          <w:rPr>
            <w:sz w:val="56"/>
          </w:rPr>
          <w:t>-</w:t>
        </w:r>
      </w:ins>
      <w:r w:rsidR="0011596D" w:rsidRPr="0011596D">
        <w:rPr>
          <w:sz w:val="56"/>
        </w:rPr>
        <w:t>3D Manufacturing Format</w:t>
      </w:r>
    </w:p>
    <w:p w14:paraId="58FF74EC" w14:textId="77777777" w:rsidR="00902499" w:rsidRDefault="00AD6FE7" w:rsidP="0011596D">
      <w:pPr>
        <w:pStyle w:val="Subtitle"/>
      </w:pPr>
      <w:r>
        <w:t xml:space="preserve">Core </w:t>
      </w:r>
      <w:r w:rsidR="0011596D" w:rsidRPr="0011596D">
        <w:t>Specification &amp; Reference Guide</w:t>
      </w:r>
    </w:p>
    <w:p w14:paraId="3C2E4724" w14:textId="77777777" w:rsidR="004144AB" w:rsidRDefault="004144AB" w:rsidP="004144AB"/>
    <w:p w14:paraId="566C1229" w14:textId="77777777" w:rsidR="004144AB" w:rsidRDefault="004144AB" w:rsidP="004144AB"/>
    <w:p w14:paraId="0B017FD2" w14:textId="77777777" w:rsidR="004144AB" w:rsidRPr="004144AB" w:rsidRDefault="004144AB" w:rsidP="004144AB"/>
    <w:p w14:paraId="49E35046" w14:textId="5391555C" w:rsidR="00FF2E67" w:rsidRDefault="004144AB" w:rsidP="004144AB">
      <w:pPr>
        <w:jc w:val="center"/>
      </w:pPr>
      <w:r w:rsidRPr="004144AB">
        <w:rPr>
          <w:noProof/>
        </w:rPr>
        <w:drawing>
          <wp:inline distT="0" distB="0" distL="0" distR="0" wp14:anchorId="55A6E8F7" wp14:editId="36E5C7E6">
            <wp:extent cx="2514600" cy="2537596"/>
            <wp:effectExtent l="0" t="0" r="0" b="0"/>
            <wp:docPr id="1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6E2DFD6F" w14:textId="77777777" w:rsidR="00902499" w:rsidRDefault="00902499" w:rsidP="00902499"/>
    <w:tbl>
      <w:tblPr>
        <w:tblStyle w:val="TableGrid"/>
        <w:tblW w:w="4168" w:type="dxa"/>
        <w:tblInd w:w="2628" w:type="dxa"/>
        <w:tblLook w:val="04A0" w:firstRow="1" w:lastRow="0" w:firstColumn="1" w:lastColumn="0" w:noHBand="0" w:noVBand="1"/>
      </w:tblPr>
      <w:tblGrid>
        <w:gridCol w:w="1258"/>
        <w:gridCol w:w="2910"/>
      </w:tblGrid>
      <w:tr w:rsidR="00FF2E67" w14:paraId="6AB7082B" w14:textId="77777777" w:rsidTr="004144AB">
        <w:trPr>
          <w:trHeight w:val="288"/>
        </w:trPr>
        <w:tc>
          <w:tcPr>
            <w:tcW w:w="1258" w:type="dxa"/>
            <w:shd w:val="clear" w:color="auto" w:fill="F2F2F2" w:themeFill="background1" w:themeFillShade="F2"/>
          </w:tcPr>
          <w:p w14:paraId="75608D3F" w14:textId="77777777" w:rsidR="00FF2E67" w:rsidRPr="00FF2E67" w:rsidRDefault="00FF2E67" w:rsidP="00FF2E67">
            <w:pPr>
              <w:ind w:left="-18"/>
              <w:rPr>
                <w:b/>
              </w:rPr>
            </w:pPr>
            <w:r w:rsidRPr="00FF2E67">
              <w:rPr>
                <w:b/>
              </w:rPr>
              <w:t>Version</w:t>
            </w:r>
          </w:p>
        </w:tc>
        <w:tc>
          <w:tcPr>
            <w:tcW w:w="2910" w:type="dxa"/>
          </w:tcPr>
          <w:p w14:paraId="1417A8E5" w14:textId="300FC561" w:rsidR="00FF2E67" w:rsidRDefault="00DC7F16" w:rsidP="00902499">
            <w:r>
              <w:t>1.</w:t>
            </w:r>
            <w:r w:rsidR="008667A1">
              <w:t>2</w:t>
            </w:r>
            <w:ins w:id="1" w:author="Author">
              <w:r w:rsidR="009C38C7">
                <w:t>.2</w:t>
              </w:r>
            </w:ins>
          </w:p>
        </w:tc>
      </w:tr>
      <w:tr w:rsidR="00FF2E67" w14:paraId="1CB446C7" w14:textId="77777777" w:rsidTr="004144AB">
        <w:trPr>
          <w:trHeight w:val="266"/>
        </w:trPr>
        <w:tc>
          <w:tcPr>
            <w:tcW w:w="1258" w:type="dxa"/>
            <w:shd w:val="clear" w:color="auto" w:fill="F2F2F2" w:themeFill="background1" w:themeFillShade="F2"/>
          </w:tcPr>
          <w:p w14:paraId="0AC1558E" w14:textId="77777777" w:rsidR="00FF2E67" w:rsidRPr="00FF2E67" w:rsidRDefault="00FF2E67" w:rsidP="00902499">
            <w:pPr>
              <w:rPr>
                <w:b/>
              </w:rPr>
            </w:pPr>
            <w:r w:rsidRPr="00FF2E67">
              <w:rPr>
                <w:b/>
              </w:rPr>
              <w:t>Status</w:t>
            </w:r>
          </w:p>
        </w:tc>
        <w:tc>
          <w:tcPr>
            <w:tcW w:w="2910" w:type="dxa"/>
          </w:tcPr>
          <w:p w14:paraId="35FBECB2" w14:textId="305B4514" w:rsidR="00FF2E67" w:rsidRDefault="00933AF8" w:rsidP="00902499">
            <w:del w:id="2" w:author="Author">
              <w:r w:rsidDel="009C38C7">
                <w:delText>Published</w:delText>
              </w:r>
            </w:del>
            <w:ins w:id="3" w:author="Author">
              <w:r w:rsidR="009C38C7">
                <w:t>Draft</w:t>
              </w:r>
            </w:ins>
          </w:p>
        </w:tc>
      </w:tr>
    </w:tbl>
    <w:p w14:paraId="4B0BF92A" w14:textId="77777777" w:rsidR="000D7C2E" w:rsidRDefault="000D7C2E"/>
    <w:p w14:paraId="44A2E514" w14:textId="77777777" w:rsidR="004144AB" w:rsidRDefault="004144AB">
      <w:pPr>
        <w:rPr>
          <w:sz w:val="18"/>
        </w:rPr>
      </w:pPr>
    </w:p>
    <w:p w14:paraId="0F9F94B9" w14:textId="77777777" w:rsidR="004144AB" w:rsidRDefault="004144AB">
      <w:pPr>
        <w:rPr>
          <w:sz w:val="18"/>
        </w:rPr>
      </w:pPr>
    </w:p>
    <w:p w14:paraId="71E8C0A8" w14:textId="7C34AC96" w:rsidR="004144AB" w:rsidRPr="004144AB" w:rsidRDefault="004144AB" w:rsidP="004144AB">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sidR="00C74DBE">
        <w:rPr>
          <w:sz w:val="18"/>
        </w:rPr>
        <w:t>THE POSSIBILITY OF SUCH DAMAGE.</w:t>
      </w:r>
    </w:p>
    <w:sdt>
      <w:sdtPr>
        <w:rPr>
          <w:rFonts w:asciiTheme="minorHAnsi" w:eastAsiaTheme="minorEastAsia" w:hAnsiTheme="minorHAnsi" w:cstheme="minorBidi"/>
          <w:b w:val="0"/>
          <w:bCs w:val="0"/>
          <w:color w:val="auto"/>
          <w:sz w:val="22"/>
          <w:szCs w:val="22"/>
          <w:lang w:eastAsia="en-US"/>
        </w:rPr>
        <w:id w:val="29001123"/>
        <w:docPartObj>
          <w:docPartGallery w:val="Table of Contents"/>
          <w:docPartUnique/>
        </w:docPartObj>
      </w:sdtPr>
      <w:sdtEndPr/>
      <w:sdtContent>
        <w:p w14:paraId="256294EE" w14:textId="77777777" w:rsidR="003309A6" w:rsidRDefault="003309A6" w:rsidP="004C5F54">
          <w:pPr>
            <w:pStyle w:val="TOCHeading"/>
            <w:numPr>
              <w:ilvl w:val="0"/>
              <w:numId w:val="0"/>
            </w:numPr>
          </w:pPr>
          <w:r>
            <w:t>Table of Contents</w:t>
          </w:r>
        </w:p>
        <w:p w14:paraId="7B161A83" w14:textId="7EA61040" w:rsidR="00FD4C5E" w:rsidRDefault="003309A6">
          <w:pPr>
            <w:pStyle w:val="TOC1"/>
            <w:tabs>
              <w:tab w:val="right" w:leader="dot" w:pos="9350"/>
            </w:tabs>
            <w:rPr>
              <w:b w:val="0"/>
              <w:noProof/>
              <w:sz w:val="22"/>
              <w:szCs w:val="22"/>
            </w:rPr>
          </w:pPr>
          <w:r>
            <w:fldChar w:fldCharType="begin"/>
          </w:r>
          <w:r>
            <w:instrText xml:space="preserve"> TOC \o "1-3" \h \z \u </w:instrText>
          </w:r>
          <w:r>
            <w:fldChar w:fldCharType="separate"/>
          </w:r>
          <w:hyperlink w:anchor="_Toc494964914" w:history="1">
            <w:r w:rsidR="00FD4C5E" w:rsidRPr="008D7773">
              <w:rPr>
                <w:rStyle w:val="Hyperlink"/>
                <w:noProof/>
              </w:rPr>
              <w:t>Preface</w:t>
            </w:r>
            <w:r w:rsidR="00FD4C5E">
              <w:rPr>
                <w:noProof/>
                <w:webHidden/>
              </w:rPr>
              <w:tab/>
            </w:r>
            <w:r w:rsidR="00FD4C5E">
              <w:rPr>
                <w:noProof/>
                <w:webHidden/>
              </w:rPr>
              <w:fldChar w:fldCharType="begin"/>
            </w:r>
            <w:r w:rsidR="00FD4C5E">
              <w:rPr>
                <w:noProof/>
                <w:webHidden/>
              </w:rPr>
              <w:instrText xml:space="preserve"> PAGEREF _Toc494964914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1A0415AB" w14:textId="5242C5F1" w:rsidR="00FD4C5E" w:rsidRDefault="00015253">
          <w:pPr>
            <w:pStyle w:val="TOC2"/>
            <w:tabs>
              <w:tab w:val="right" w:leader="dot" w:pos="9350"/>
            </w:tabs>
            <w:rPr>
              <w:b w:val="0"/>
              <w:noProof/>
            </w:rPr>
          </w:pPr>
          <w:hyperlink w:anchor="_Toc494964915" w:history="1">
            <w:r w:rsidR="00FD4C5E" w:rsidRPr="008D7773">
              <w:rPr>
                <w:rStyle w:val="Hyperlink"/>
                <w:noProof/>
              </w:rPr>
              <w:t>About this Specification</w:t>
            </w:r>
            <w:r w:rsidR="00FD4C5E">
              <w:rPr>
                <w:noProof/>
                <w:webHidden/>
              </w:rPr>
              <w:tab/>
            </w:r>
            <w:r w:rsidR="00FD4C5E">
              <w:rPr>
                <w:noProof/>
                <w:webHidden/>
              </w:rPr>
              <w:fldChar w:fldCharType="begin"/>
            </w:r>
            <w:r w:rsidR="00FD4C5E">
              <w:rPr>
                <w:noProof/>
                <w:webHidden/>
              </w:rPr>
              <w:instrText xml:space="preserve"> PAGEREF _Toc494964915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29C00130" w14:textId="2DCA5B7A" w:rsidR="00FD4C5E" w:rsidRDefault="00015253">
          <w:pPr>
            <w:pStyle w:val="TOC2"/>
            <w:tabs>
              <w:tab w:val="right" w:leader="dot" w:pos="9350"/>
            </w:tabs>
            <w:rPr>
              <w:b w:val="0"/>
              <w:noProof/>
            </w:rPr>
          </w:pPr>
          <w:hyperlink w:anchor="_Toc494964916" w:history="1">
            <w:r w:rsidR="00FD4C5E" w:rsidRPr="008D7773">
              <w:rPr>
                <w:rStyle w:val="Hyperlink"/>
                <w:noProof/>
              </w:rPr>
              <w:t>Document Conventions</w:t>
            </w:r>
            <w:r w:rsidR="00FD4C5E">
              <w:rPr>
                <w:noProof/>
                <w:webHidden/>
              </w:rPr>
              <w:tab/>
            </w:r>
            <w:r w:rsidR="00FD4C5E">
              <w:rPr>
                <w:noProof/>
                <w:webHidden/>
              </w:rPr>
              <w:fldChar w:fldCharType="begin"/>
            </w:r>
            <w:r w:rsidR="00FD4C5E">
              <w:rPr>
                <w:noProof/>
                <w:webHidden/>
              </w:rPr>
              <w:instrText xml:space="preserve"> PAGEREF _Toc494964916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45FA4D87" w14:textId="6BC9AEDD" w:rsidR="00FD4C5E" w:rsidRDefault="00015253">
          <w:pPr>
            <w:pStyle w:val="TOC2"/>
            <w:tabs>
              <w:tab w:val="right" w:leader="dot" w:pos="9350"/>
            </w:tabs>
            <w:rPr>
              <w:b w:val="0"/>
              <w:noProof/>
            </w:rPr>
          </w:pPr>
          <w:hyperlink w:anchor="_Toc494964917" w:history="1">
            <w:r w:rsidR="00FD4C5E" w:rsidRPr="008D7773">
              <w:rPr>
                <w:rStyle w:val="Hyperlink"/>
                <w:noProof/>
              </w:rPr>
              <w:t>Language Notes</w:t>
            </w:r>
            <w:r w:rsidR="00FD4C5E">
              <w:rPr>
                <w:noProof/>
                <w:webHidden/>
              </w:rPr>
              <w:tab/>
            </w:r>
            <w:r w:rsidR="00FD4C5E">
              <w:rPr>
                <w:noProof/>
                <w:webHidden/>
              </w:rPr>
              <w:fldChar w:fldCharType="begin"/>
            </w:r>
            <w:r w:rsidR="00FD4C5E">
              <w:rPr>
                <w:noProof/>
                <w:webHidden/>
              </w:rPr>
              <w:instrText xml:space="preserve"> PAGEREF _Toc494964917 \h </w:instrText>
            </w:r>
            <w:r w:rsidR="00FD4C5E">
              <w:rPr>
                <w:noProof/>
                <w:webHidden/>
              </w:rPr>
            </w:r>
            <w:r w:rsidR="00FD4C5E">
              <w:rPr>
                <w:noProof/>
                <w:webHidden/>
              </w:rPr>
              <w:fldChar w:fldCharType="separate"/>
            </w:r>
            <w:r w:rsidR="00FD4C5E">
              <w:rPr>
                <w:noProof/>
                <w:webHidden/>
              </w:rPr>
              <w:t>5</w:t>
            </w:r>
            <w:r w:rsidR="00FD4C5E">
              <w:rPr>
                <w:noProof/>
                <w:webHidden/>
              </w:rPr>
              <w:fldChar w:fldCharType="end"/>
            </w:r>
          </w:hyperlink>
        </w:p>
        <w:p w14:paraId="2E7D0BA3" w14:textId="30E1BA17" w:rsidR="00FD4C5E" w:rsidRDefault="00015253">
          <w:pPr>
            <w:pStyle w:val="TOC2"/>
            <w:tabs>
              <w:tab w:val="right" w:leader="dot" w:pos="9350"/>
            </w:tabs>
            <w:rPr>
              <w:b w:val="0"/>
              <w:noProof/>
            </w:rPr>
          </w:pPr>
          <w:hyperlink w:anchor="_Toc494964918" w:history="1">
            <w:r w:rsidR="00FD4C5E" w:rsidRPr="008D7773">
              <w:rPr>
                <w:rStyle w:val="Hyperlink"/>
                <w:noProof/>
              </w:rPr>
              <w:t>Software Conformance</w:t>
            </w:r>
            <w:r w:rsidR="00FD4C5E">
              <w:rPr>
                <w:noProof/>
                <w:webHidden/>
              </w:rPr>
              <w:tab/>
            </w:r>
            <w:r w:rsidR="00FD4C5E">
              <w:rPr>
                <w:noProof/>
                <w:webHidden/>
              </w:rPr>
              <w:fldChar w:fldCharType="begin"/>
            </w:r>
            <w:r w:rsidR="00FD4C5E">
              <w:rPr>
                <w:noProof/>
                <w:webHidden/>
              </w:rPr>
              <w:instrText xml:space="preserve"> PAGEREF _Toc494964918 \h </w:instrText>
            </w:r>
            <w:r w:rsidR="00FD4C5E">
              <w:rPr>
                <w:noProof/>
                <w:webHidden/>
              </w:rPr>
            </w:r>
            <w:r w:rsidR="00FD4C5E">
              <w:rPr>
                <w:noProof/>
                <w:webHidden/>
              </w:rPr>
              <w:fldChar w:fldCharType="separate"/>
            </w:r>
            <w:r w:rsidR="00FD4C5E">
              <w:rPr>
                <w:noProof/>
                <w:webHidden/>
              </w:rPr>
              <w:t>5</w:t>
            </w:r>
            <w:r w:rsidR="00FD4C5E">
              <w:rPr>
                <w:noProof/>
                <w:webHidden/>
              </w:rPr>
              <w:fldChar w:fldCharType="end"/>
            </w:r>
          </w:hyperlink>
        </w:p>
        <w:p w14:paraId="0E342CA8" w14:textId="6A82E661" w:rsidR="00FD4C5E" w:rsidRDefault="00015253">
          <w:pPr>
            <w:pStyle w:val="TOC1"/>
            <w:tabs>
              <w:tab w:val="right" w:leader="dot" w:pos="9350"/>
            </w:tabs>
            <w:rPr>
              <w:b w:val="0"/>
              <w:noProof/>
              <w:sz w:val="22"/>
              <w:szCs w:val="22"/>
            </w:rPr>
          </w:pPr>
          <w:hyperlink w:anchor="_Toc494964919" w:history="1">
            <w:r w:rsidR="00FD4C5E" w:rsidRPr="008D7773">
              <w:rPr>
                <w:rStyle w:val="Hyperlink"/>
                <w:noProof/>
              </w:rPr>
              <w:t>Part I. 3MF Documents</w:t>
            </w:r>
            <w:r w:rsidR="00FD4C5E">
              <w:rPr>
                <w:noProof/>
                <w:webHidden/>
              </w:rPr>
              <w:tab/>
            </w:r>
            <w:r w:rsidR="00FD4C5E">
              <w:rPr>
                <w:noProof/>
                <w:webHidden/>
              </w:rPr>
              <w:fldChar w:fldCharType="begin"/>
            </w:r>
            <w:r w:rsidR="00FD4C5E">
              <w:rPr>
                <w:noProof/>
                <w:webHidden/>
              </w:rPr>
              <w:instrText xml:space="preserve"> PAGEREF _Toc494964919 \h </w:instrText>
            </w:r>
            <w:r w:rsidR="00FD4C5E">
              <w:rPr>
                <w:noProof/>
                <w:webHidden/>
              </w:rPr>
            </w:r>
            <w:r w:rsidR="00FD4C5E">
              <w:rPr>
                <w:noProof/>
                <w:webHidden/>
              </w:rPr>
              <w:fldChar w:fldCharType="separate"/>
            </w:r>
            <w:r w:rsidR="00FD4C5E">
              <w:rPr>
                <w:noProof/>
                <w:webHidden/>
              </w:rPr>
              <w:t>7</w:t>
            </w:r>
            <w:r w:rsidR="00FD4C5E">
              <w:rPr>
                <w:noProof/>
                <w:webHidden/>
              </w:rPr>
              <w:fldChar w:fldCharType="end"/>
            </w:r>
          </w:hyperlink>
        </w:p>
        <w:p w14:paraId="02A1E49A" w14:textId="0982655B" w:rsidR="00FD4C5E" w:rsidRDefault="00015253">
          <w:pPr>
            <w:pStyle w:val="TOC1"/>
            <w:tabs>
              <w:tab w:val="right" w:leader="dot" w:pos="9350"/>
            </w:tabs>
            <w:rPr>
              <w:b w:val="0"/>
              <w:noProof/>
              <w:sz w:val="22"/>
              <w:szCs w:val="22"/>
            </w:rPr>
          </w:pPr>
          <w:hyperlink w:anchor="_Toc494964920" w:history="1">
            <w:r w:rsidR="00FD4C5E" w:rsidRPr="008D7773">
              <w:rPr>
                <w:rStyle w:val="Hyperlink"/>
                <w:noProof/>
              </w:rPr>
              <w:t>Chapter 1. 3MF Document Format</w:t>
            </w:r>
            <w:r w:rsidR="00FD4C5E">
              <w:rPr>
                <w:noProof/>
                <w:webHidden/>
              </w:rPr>
              <w:tab/>
            </w:r>
            <w:r w:rsidR="00FD4C5E">
              <w:rPr>
                <w:noProof/>
                <w:webHidden/>
              </w:rPr>
              <w:fldChar w:fldCharType="begin"/>
            </w:r>
            <w:r w:rsidR="00FD4C5E">
              <w:rPr>
                <w:noProof/>
                <w:webHidden/>
              </w:rPr>
              <w:instrText xml:space="preserve"> PAGEREF _Toc494964920 \h </w:instrText>
            </w:r>
            <w:r w:rsidR="00FD4C5E">
              <w:rPr>
                <w:noProof/>
                <w:webHidden/>
              </w:rPr>
            </w:r>
            <w:r w:rsidR="00FD4C5E">
              <w:rPr>
                <w:noProof/>
                <w:webHidden/>
              </w:rPr>
              <w:fldChar w:fldCharType="separate"/>
            </w:r>
            <w:r w:rsidR="00FD4C5E">
              <w:rPr>
                <w:noProof/>
                <w:webHidden/>
              </w:rPr>
              <w:t>8</w:t>
            </w:r>
            <w:r w:rsidR="00FD4C5E">
              <w:rPr>
                <w:noProof/>
                <w:webHidden/>
              </w:rPr>
              <w:fldChar w:fldCharType="end"/>
            </w:r>
          </w:hyperlink>
        </w:p>
        <w:p w14:paraId="17CBAAEF" w14:textId="625960B0" w:rsidR="00FD4C5E" w:rsidRDefault="00015253">
          <w:pPr>
            <w:pStyle w:val="TOC2"/>
            <w:tabs>
              <w:tab w:val="right" w:leader="dot" w:pos="9350"/>
            </w:tabs>
            <w:rPr>
              <w:b w:val="0"/>
              <w:noProof/>
            </w:rPr>
          </w:pPr>
          <w:hyperlink w:anchor="_Toc494964921" w:history="1">
            <w:r w:rsidR="00FD4C5E" w:rsidRPr="008D7773">
              <w:rPr>
                <w:rStyle w:val="Hyperlink"/>
                <w:noProof/>
              </w:rPr>
              <w:t>1.1. How This Specification Is Organized</w:t>
            </w:r>
            <w:r w:rsidR="00FD4C5E">
              <w:rPr>
                <w:noProof/>
                <w:webHidden/>
              </w:rPr>
              <w:tab/>
            </w:r>
            <w:r w:rsidR="00FD4C5E">
              <w:rPr>
                <w:noProof/>
                <w:webHidden/>
              </w:rPr>
              <w:fldChar w:fldCharType="begin"/>
            </w:r>
            <w:r w:rsidR="00FD4C5E">
              <w:rPr>
                <w:noProof/>
                <w:webHidden/>
              </w:rPr>
              <w:instrText xml:space="preserve"> PAGEREF _Toc494964921 \h </w:instrText>
            </w:r>
            <w:r w:rsidR="00FD4C5E">
              <w:rPr>
                <w:noProof/>
                <w:webHidden/>
              </w:rPr>
            </w:r>
            <w:r w:rsidR="00FD4C5E">
              <w:rPr>
                <w:noProof/>
                <w:webHidden/>
              </w:rPr>
              <w:fldChar w:fldCharType="separate"/>
            </w:r>
            <w:r w:rsidR="00FD4C5E">
              <w:rPr>
                <w:noProof/>
                <w:webHidden/>
              </w:rPr>
              <w:t>8</w:t>
            </w:r>
            <w:r w:rsidR="00FD4C5E">
              <w:rPr>
                <w:noProof/>
                <w:webHidden/>
              </w:rPr>
              <w:fldChar w:fldCharType="end"/>
            </w:r>
          </w:hyperlink>
        </w:p>
        <w:p w14:paraId="7B695523" w14:textId="2E066FE5" w:rsidR="00FD4C5E" w:rsidRDefault="00015253">
          <w:pPr>
            <w:pStyle w:val="TOC2"/>
            <w:tabs>
              <w:tab w:val="right" w:leader="dot" w:pos="9350"/>
            </w:tabs>
            <w:rPr>
              <w:b w:val="0"/>
              <w:noProof/>
            </w:rPr>
          </w:pPr>
          <w:hyperlink w:anchor="_Toc494964922" w:history="1">
            <w:r w:rsidR="00FD4C5E" w:rsidRPr="008D7773">
              <w:rPr>
                <w:rStyle w:val="Hyperlink"/>
                <w:noProof/>
              </w:rPr>
              <w:t>1.2. Package</w:t>
            </w:r>
            <w:r w:rsidR="00FD4C5E">
              <w:rPr>
                <w:noProof/>
                <w:webHidden/>
              </w:rPr>
              <w:tab/>
            </w:r>
            <w:r w:rsidR="00FD4C5E">
              <w:rPr>
                <w:noProof/>
                <w:webHidden/>
              </w:rPr>
              <w:fldChar w:fldCharType="begin"/>
            </w:r>
            <w:r w:rsidR="00FD4C5E">
              <w:rPr>
                <w:noProof/>
                <w:webHidden/>
              </w:rPr>
              <w:instrText xml:space="preserve"> PAGEREF _Toc494964922 \h </w:instrText>
            </w:r>
            <w:r w:rsidR="00FD4C5E">
              <w:rPr>
                <w:noProof/>
                <w:webHidden/>
              </w:rPr>
            </w:r>
            <w:r w:rsidR="00FD4C5E">
              <w:rPr>
                <w:noProof/>
                <w:webHidden/>
              </w:rPr>
              <w:fldChar w:fldCharType="separate"/>
            </w:r>
            <w:r w:rsidR="00FD4C5E">
              <w:rPr>
                <w:noProof/>
                <w:webHidden/>
              </w:rPr>
              <w:t>9</w:t>
            </w:r>
            <w:r w:rsidR="00FD4C5E">
              <w:rPr>
                <w:noProof/>
                <w:webHidden/>
              </w:rPr>
              <w:fldChar w:fldCharType="end"/>
            </w:r>
          </w:hyperlink>
        </w:p>
        <w:p w14:paraId="12F4070B" w14:textId="571EDBBD" w:rsidR="00FD4C5E" w:rsidRDefault="00015253">
          <w:pPr>
            <w:pStyle w:val="TOC1"/>
            <w:tabs>
              <w:tab w:val="right" w:leader="dot" w:pos="9350"/>
            </w:tabs>
            <w:rPr>
              <w:b w:val="0"/>
              <w:noProof/>
              <w:sz w:val="22"/>
              <w:szCs w:val="22"/>
            </w:rPr>
          </w:pPr>
          <w:hyperlink w:anchor="_Toc494964923" w:history="1">
            <w:r w:rsidR="00FD4C5E" w:rsidRPr="008D7773">
              <w:rPr>
                <w:rStyle w:val="Hyperlink"/>
                <w:noProof/>
              </w:rPr>
              <w:t>Chapter 2. Parts and Relationships</w:t>
            </w:r>
            <w:r w:rsidR="00FD4C5E">
              <w:rPr>
                <w:noProof/>
                <w:webHidden/>
              </w:rPr>
              <w:tab/>
            </w:r>
            <w:r w:rsidR="00FD4C5E">
              <w:rPr>
                <w:noProof/>
                <w:webHidden/>
              </w:rPr>
              <w:fldChar w:fldCharType="begin"/>
            </w:r>
            <w:r w:rsidR="00FD4C5E">
              <w:rPr>
                <w:noProof/>
                <w:webHidden/>
              </w:rPr>
              <w:instrText xml:space="preserve"> PAGEREF _Toc494964923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36BEF70E" w14:textId="7DF2EA6B" w:rsidR="00FD4C5E" w:rsidRDefault="00015253">
          <w:pPr>
            <w:pStyle w:val="TOC2"/>
            <w:tabs>
              <w:tab w:val="right" w:leader="dot" w:pos="9350"/>
            </w:tabs>
            <w:rPr>
              <w:b w:val="0"/>
              <w:noProof/>
            </w:rPr>
          </w:pPr>
          <w:hyperlink w:anchor="_Toc494964924" w:history="1">
            <w:r w:rsidR="00FD4C5E" w:rsidRPr="008D7773">
              <w:rPr>
                <w:rStyle w:val="Hyperlink"/>
                <w:noProof/>
              </w:rPr>
              <w:t>2.1. 3D Payload</w:t>
            </w:r>
            <w:r w:rsidR="00FD4C5E">
              <w:rPr>
                <w:noProof/>
                <w:webHidden/>
              </w:rPr>
              <w:tab/>
            </w:r>
            <w:r w:rsidR="00FD4C5E">
              <w:rPr>
                <w:noProof/>
                <w:webHidden/>
              </w:rPr>
              <w:fldChar w:fldCharType="begin"/>
            </w:r>
            <w:r w:rsidR="00FD4C5E">
              <w:rPr>
                <w:noProof/>
                <w:webHidden/>
              </w:rPr>
              <w:instrText xml:space="preserve"> PAGEREF _Toc494964924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5718A78E" w14:textId="2CB79428" w:rsidR="00FD4C5E" w:rsidRDefault="00015253">
          <w:pPr>
            <w:pStyle w:val="TOC3"/>
            <w:tabs>
              <w:tab w:val="right" w:leader="dot" w:pos="9350"/>
            </w:tabs>
            <w:rPr>
              <w:noProof/>
            </w:rPr>
          </w:pPr>
          <w:hyperlink w:anchor="_Toc494964925" w:history="1">
            <w:r w:rsidR="00FD4C5E" w:rsidRPr="008D7773">
              <w:rPr>
                <w:rStyle w:val="Hyperlink"/>
                <w:noProof/>
              </w:rPr>
              <w:t>2.1.1. 3D Parts and Payload Relationships</w:t>
            </w:r>
            <w:r w:rsidR="00FD4C5E">
              <w:rPr>
                <w:noProof/>
                <w:webHidden/>
              </w:rPr>
              <w:tab/>
            </w:r>
            <w:r w:rsidR="00FD4C5E">
              <w:rPr>
                <w:noProof/>
                <w:webHidden/>
              </w:rPr>
              <w:fldChar w:fldCharType="begin"/>
            </w:r>
            <w:r w:rsidR="00FD4C5E">
              <w:rPr>
                <w:noProof/>
                <w:webHidden/>
              </w:rPr>
              <w:instrText xml:space="preserve"> PAGEREF _Toc494964925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67E0D9C3" w14:textId="46A6DB05" w:rsidR="00FD4C5E" w:rsidRDefault="00015253">
          <w:pPr>
            <w:pStyle w:val="TOC3"/>
            <w:tabs>
              <w:tab w:val="right" w:leader="dot" w:pos="9350"/>
            </w:tabs>
            <w:rPr>
              <w:noProof/>
            </w:rPr>
          </w:pPr>
          <w:hyperlink w:anchor="_Toc494964926" w:history="1">
            <w:r w:rsidR="00FD4C5E" w:rsidRPr="008D7773">
              <w:rPr>
                <w:rStyle w:val="Hyperlink"/>
                <w:noProof/>
              </w:rPr>
              <w:t>2.1.2. 3D Model Part</w:t>
            </w:r>
            <w:r w:rsidR="00FD4C5E">
              <w:rPr>
                <w:noProof/>
                <w:webHidden/>
              </w:rPr>
              <w:tab/>
            </w:r>
            <w:r w:rsidR="00FD4C5E">
              <w:rPr>
                <w:noProof/>
                <w:webHidden/>
              </w:rPr>
              <w:fldChar w:fldCharType="begin"/>
            </w:r>
            <w:r w:rsidR="00FD4C5E">
              <w:rPr>
                <w:noProof/>
                <w:webHidden/>
              </w:rPr>
              <w:instrText xml:space="preserve"> PAGEREF _Toc494964926 \h </w:instrText>
            </w:r>
            <w:r w:rsidR="00FD4C5E">
              <w:rPr>
                <w:noProof/>
                <w:webHidden/>
              </w:rPr>
            </w:r>
            <w:r w:rsidR="00FD4C5E">
              <w:rPr>
                <w:noProof/>
                <w:webHidden/>
              </w:rPr>
              <w:fldChar w:fldCharType="separate"/>
            </w:r>
            <w:r w:rsidR="00FD4C5E">
              <w:rPr>
                <w:noProof/>
                <w:webHidden/>
              </w:rPr>
              <w:t>12</w:t>
            </w:r>
            <w:r w:rsidR="00FD4C5E">
              <w:rPr>
                <w:noProof/>
                <w:webHidden/>
              </w:rPr>
              <w:fldChar w:fldCharType="end"/>
            </w:r>
          </w:hyperlink>
        </w:p>
        <w:p w14:paraId="380EEC40" w14:textId="6E94751C" w:rsidR="00FD4C5E" w:rsidRDefault="00015253">
          <w:pPr>
            <w:pStyle w:val="TOC3"/>
            <w:tabs>
              <w:tab w:val="right" w:leader="dot" w:pos="9350"/>
            </w:tabs>
            <w:rPr>
              <w:noProof/>
            </w:rPr>
          </w:pPr>
          <w:hyperlink w:anchor="_Toc494964927" w:history="1">
            <w:r w:rsidR="00FD4C5E" w:rsidRPr="008D7773">
              <w:rPr>
                <w:rStyle w:val="Hyperlink"/>
                <w:noProof/>
              </w:rPr>
              <w:t>2.1.3. Thumbnail Part</w:t>
            </w:r>
            <w:r w:rsidR="00FD4C5E">
              <w:rPr>
                <w:noProof/>
                <w:webHidden/>
              </w:rPr>
              <w:tab/>
            </w:r>
            <w:r w:rsidR="00FD4C5E">
              <w:rPr>
                <w:noProof/>
                <w:webHidden/>
              </w:rPr>
              <w:fldChar w:fldCharType="begin"/>
            </w:r>
            <w:r w:rsidR="00FD4C5E">
              <w:rPr>
                <w:noProof/>
                <w:webHidden/>
              </w:rPr>
              <w:instrText xml:space="preserve"> PAGEREF _Toc494964927 \h </w:instrText>
            </w:r>
            <w:r w:rsidR="00FD4C5E">
              <w:rPr>
                <w:noProof/>
                <w:webHidden/>
              </w:rPr>
            </w:r>
            <w:r w:rsidR="00FD4C5E">
              <w:rPr>
                <w:noProof/>
                <w:webHidden/>
              </w:rPr>
              <w:fldChar w:fldCharType="separate"/>
            </w:r>
            <w:r w:rsidR="00FD4C5E">
              <w:rPr>
                <w:noProof/>
                <w:webHidden/>
              </w:rPr>
              <w:t>12</w:t>
            </w:r>
            <w:r w:rsidR="00FD4C5E">
              <w:rPr>
                <w:noProof/>
                <w:webHidden/>
              </w:rPr>
              <w:fldChar w:fldCharType="end"/>
            </w:r>
          </w:hyperlink>
        </w:p>
        <w:p w14:paraId="2F8A27FF" w14:textId="5ED5C8C7" w:rsidR="00FD4C5E" w:rsidRDefault="00015253">
          <w:pPr>
            <w:pStyle w:val="TOC3"/>
            <w:tabs>
              <w:tab w:val="right" w:leader="dot" w:pos="9350"/>
            </w:tabs>
            <w:rPr>
              <w:noProof/>
            </w:rPr>
          </w:pPr>
          <w:hyperlink w:anchor="_Toc494964928" w:history="1">
            <w:r w:rsidR="00FD4C5E" w:rsidRPr="008D7773">
              <w:rPr>
                <w:rStyle w:val="Hyperlink"/>
                <w:noProof/>
              </w:rPr>
              <w:t>2.1.4. PrintTicket Part</w:t>
            </w:r>
            <w:r w:rsidR="00FD4C5E">
              <w:rPr>
                <w:noProof/>
                <w:webHidden/>
              </w:rPr>
              <w:tab/>
            </w:r>
            <w:r w:rsidR="00FD4C5E">
              <w:rPr>
                <w:noProof/>
                <w:webHidden/>
              </w:rPr>
              <w:fldChar w:fldCharType="begin"/>
            </w:r>
            <w:r w:rsidR="00FD4C5E">
              <w:rPr>
                <w:noProof/>
                <w:webHidden/>
              </w:rPr>
              <w:instrText xml:space="preserve"> PAGEREF _Toc494964928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622D25D2" w14:textId="3A90A909" w:rsidR="00FD4C5E" w:rsidRDefault="00015253">
          <w:pPr>
            <w:pStyle w:val="TOC3"/>
            <w:tabs>
              <w:tab w:val="right" w:leader="dot" w:pos="9350"/>
            </w:tabs>
            <w:rPr>
              <w:noProof/>
            </w:rPr>
          </w:pPr>
          <w:hyperlink w:anchor="_Toc494964929" w:history="1">
            <w:r w:rsidR="00FD4C5E" w:rsidRPr="008D7773">
              <w:rPr>
                <w:rStyle w:val="Hyperlink"/>
                <w:noProof/>
              </w:rPr>
              <w:t>2.1.5. MustPreserve Relationship</w:t>
            </w:r>
            <w:r w:rsidR="00FD4C5E">
              <w:rPr>
                <w:noProof/>
                <w:webHidden/>
              </w:rPr>
              <w:tab/>
            </w:r>
            <w:r w:rsidR="00FD4C5E">
              <w:rPr>
                <w:noProof/>
                <w:webHidden/>
              </w:rPr>
              <w:fldChar w:fldCharType="begin"/>
            </w:r>
            <w:r w:rsidR="00FD4C5E">
              <w:rPr>
                <w:noProof/>
                <w:webHidden/>
              </w:rPr>
              <w:instrText xml:space="preserve"> PAGEREF _Toc494964929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7910CE5D" w14:textId="0A2B847E" w:rsidR="00FD4C5E" w:rsidRDefault="00015253">
          <w:pPr>
            <w:pStyle w:val="TOC2"/>
            <w:tabs>
              <w:tab w:val="right" w:leader="dot" w:pos="9350"/>
            </w:tabs>
            <w:rPr>
              <w:b w:val="0"/>
              <w:noProof/>
            </w:rPr>
          </w:pPr>
          <w:hyperlink w:anchor="_Toc494964930" w:history="1">
            <w:r w:rsidR="00FD4C5E" w:rsidRPr="008D7773">
              <w:rPr>
                <w:rStyle w:val="Hyperlink"/>
                <w:noProof/>
              </w:rPr>
              <w:t>2.2. Part Naming Recommendations</w:t>
            </w:r>
            <w:r w:rsidR="00FD4C5E">
              <w:rPr>
                <w:noProof/>
                <w:webHidden/>
              </w:rPr>
              <w:tab/>
            </w:r>
            <w:r w:rsidR="00FD4C5E">
              <w:rPr>
                <w:noProof/>
                <w:webHidden/>
              </w:rPr>
              <w:fldChar w:fldCharType="begin"/>
            </w:r>
            <w:r w:rsidR="00FD4C5E">
              <w:rPr>
                <w:noProof/>
                <w:webHidden/>
              </w:rPr>
              <w:instrText xml:space="preserve"> PAGEREF _Toc494964930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14C9C744" w14:textId="0F984417" w:rsidR="00FD4C5E" w:rsidRDefault="00015253">
          <w:pPr>
            <w:pStyle w:val="TOC2"/>
            <w:tabs>
              <w:tab w:val="right" w:leader="dot" w:pos="9350"/>
            </w:tabs>
            <w:rPr>
              <w:b w:val="0"/>
              <w:noProof/>
            </w:rPr>
          </w:pPr>
          <w:hyperlink w:anchor="_Toc494964931" w:history="1">
            <w:r w:rsidR="00FD4C5E" w:rsidRPr="008D7773">
              <w:rPr>
                <w:rStyle w:val="Hyperlink"/>
                <w:noProof/>
              </w:rPr>
              <w:t>2.3. 3MF Document Markup</w:t>
            </w:r>
            <w:r w:rsidR="00FD4C5E">
              <w:rPr>
                <w:noProof/>
                <w:webHidden/>
              </w:rPr>
              <w:tab/>
            </w:r>
            <w:r w:rsidR="00FD4C5E">
              <w:rPr>
                <w:noProof/>
                <w:webHidden/>
              </w:rPr>
              <w:fldChar w:fldCharType="begin"/>
            </w:r>
            <w:r w:rsidR="00FD4C5E">
              <w:rPr>
                <w:noProof/>
                <w:webHidden/>
              </w:rPr>
              <w:instrText xml:space="preserve"> PAGEREF _Toc494964931 \h </w:instrText>
            </w:r>
            <w:r w:rsidR="00FD4C5E">
              <w:rPr>
                <w:noProof/>
                <w:webHidden/>
              </w:rPr>
            </w:r>
            <w:r w:rsidR="00FD4C5E">
              <w:rPr>
                <w:noProof/>
                <w:webHidden/>
              </w:rPr>
              <w:fldChar w:fldCharType="separate"/>
            </w:r>
            <w:r w:rsidR="00FD4C5E">
              <w:rPr>
                <w:noProof/>
                <w:webHidden/>
              </w:rPr>
              <w:t>14</w:t>
            </w:r>
            <w:r w:rsidR="00FD4C5E">
              <w:rPr>
                <w:noProof/>
                <w:webHidden/>
              </w:rPr>
              <w:fldChar w:fldCharType="end"/>
            </w:r>
          </w:hyperlink>
        </w:p>
        <w:p w14:paraId="1BEE2A63" w14:textId="5702E88C" w:rsidR="00FD4C5E" w:rsidRDefault="00015253">
          <w:pPr>
            <w:pStyle w:val="TOC3"/>
            <w:tabs>
              <w:tab w:val="right" w:leader="dot" w:pos="9350"/>
            </w:tabs>
            <w:rPr>
              <w:noProof/>
            </w:rPr>
          </w:pPr>
          <w:hyperlink w:anchor="_Toc494964932" w:history="1">
            <w:r w:rsidR="00FD4C5E" w:rsidRPr="008D7773">
              <w:rPr>
                <w:rStyle w:val="Hyperlink"/>
                <w:noProof/>
              </w:rPr>
              <w:t>2.3.1. Support for Versioning and Extensibility</w:t>
            </w:r>
            <w:r w:rsidR="00FD4C5E">
              <w:rPr>
                <w:noProof/>
                <w:webHidden/>
              </w:rPr>
              <w:tab/>
            </w:r>
            <w:r w:rsidR="00FD4C5E">
              <w:rPr>
                <w:noProof/>
                <w:webHidden/>
              </w:rPr>
              <w:fldChar w:fldCharType="begin"/>
            </w:r>
            <w:r w:rsidR="00FD4C5E">
              <w:rPr>
                <w:noProof/>
                <w:webHidden/>
              </w:rPr>
              <w:instrText xml:space="preserve"> PAGEREF _Toc494964932 \h </w:instrText>
            </w:r>
            <w:r w:rsidR="00FD4C5E">
              <w:rPr>
                <w:noProof/>
                <w:webHidden/>
              </w:rPr>
            </w:r>
            <w:r w:rsidR="00FD4C5E">
              <w:rPr>
                <w:noProof/>
                <w:webHidden/>
              </w:rPr>
              <w:fldChar w:fldCharType="separate"/>
            </w:r>
            <w:r w:rsidR="00FD4C5E">
              <w:rPr>
                <w:noProof/>
                <w:webHidden/>
              </w:rPr>
              <w:t>15</w:t>
            </w:r>
            <w:r w:rsidR="00FD4C5E">
              <w:rPr>
                <w:noProof/>
                <w:webHidden/>
              </w:rPr>
              <w:fldChar w:fldCharType="end"/>
            </w:r>
          </w:hyperlink>
        </w:p>
        <w:p w14:paraId="1ADCD1AA" w14:textId="111D758D" w:rsidR="00FD4C5E" w:rsidRDefault="00015253">
          <w:pPr>
            <w:pStyle w:val="TOC3"/>
            <w:tabs>
              <w:tab w:val="right" w:leader="dot" w:pos="9350"/>
            </w:tabs>
            <w:rPr>
              <w:noProof/>
            </w:rPr>
          </w:pPr>
          <w:hyperlink w:anchor="_Toc494964933" w:history="1">
            <w:r w:rsidR="00FD4C5E" w:rsidRPr="008D7773">
              <w:rPr>
                <w:rStyle w:val="Hyperlink"/>
                <w:noProof/>
              </w:rPr>
              <w:t>2.3.2. XML Usage</w:t>
            </w:r>
            <w:r w:rsidR="00FD4C5E">
              <w:rPr>
                <w:noProof/>
                <w:webHidden/>
              </w:rPr>
              <w:tab/>
            </w:r>
            <w:r w:rsidR="00FD4C5E">
              <w:rPr>
                <w:noProof/>
                <w:webHidden/>
              </w:rPr>
              <w:fldChar w:fldCharType="begin"/>
            </w:r>
            <w:r w:rsidR="00FD4C5E">
              <w:rPr>
                <w:noProof/>
                <w:webHidden/>
              </w:rPr>
              <w:instrText xml:space="preserve"> PAGEREF _Toc494964933 \h </w:instrText>
            </w:r>
            <w:r w:rsidR="00FD4C5E">
              <w:rPr>
                <w:noProof/>
                <w:webHidden/>
              </w:rPr>
            </w:r>
            <w:r w:rsidR="00FD4C5E">
              <w:rPr>
                <w:noProof/>
                <w:webHidden/>
              </w:rPr>
              <w:fldChar w:fldCharType="separate"/>
            </w:r>
            <w:r w:rsidR="00FD4C5E">
              <w:rPr>
                <w:noProof/>
                <w:webHidden/>
              </w:rPr>
              <w:t>15</w:t>
            </w:r>
            <w:r w:rsidR="00FD4C5E">
              <w:rPr>
                <w:noProof/>
                <w:webHidden/>
              </w:rPr>
              <w:fldChar w:fldCharType="end"/>
            </w:r>
          </w:hyperlink>
        </w:p>
        <w:p w14:paraId="246414FE" w14:textId="260F33AC" w:rsidR="00FD4C5E" w:rsidRDefault="00015253">
          <w:pPr>
            <w:pStyle w:val="TOC3"/>
            <w:tabs>
              <w:tab w:val="right" w:leader="dot" w:pos="9350"/>
            </w:tabs>
            <w:rPr>
              <w:noProof/>
            </w:rPr>
          </w:pPr>
          <w:hyperlink w:anchor="_Toc494964934" w:history="1">
            <w:r w:rsidR="00FD4C5E" w:rsidRPr="008D7773">
              <w:rPr>
                <w:rStyle w:val="Hyperlink"/>
                <w:noProof/>
              </w:rPr>
              <w:t>2.3.3. Markup Model</w:t>
            </w:r>
            <w:r w:rsidR="00FD4C5E">
              <w:rPr>
                <w:noProof/>
                <w:webHidden/>
              </w:rPr>
              <w:tab/>
            </w:r>
            <w:r w:rsidR="00FD4C5E">
              <w:rPr>
                <w:noProof/>
                <w:webHidden/>
              </w:rPr>
              <w:fldChar w:fldCharType="begin"/>
            </w:r>
            <w:r w:rsidR="00FD4C5E">
              <w:rPr>
                <w:noProof/>
                <w:webHidden/>
              </w:rPr>
              <w:instrText xml:space="preserve"> PAGEREF _Toc494964934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2E860A86" w14:textId="70D422F8" w:rsidR="00FD4C5E" w:rsidRDefault="00015253">
          <w:pPr>
            <w:pStyle w:val="TOC3"/>
            <w:tabs>
              <w:tab w:val="right" w:leader="dot" w:pos="9350"/>
            </w:tabs>
            <w:rPr>
              <w:noProof/>
            </w:rPr>
          </w:pPr>
          <w:hyperlink w:anchor="_Toc494964935" w:history="1">
            <w:r w:rsidR="00FD4C5E" w:rsidRPr="008D7773">
              <w:rPr>
                <w:rStyle w:val="Hyperlink"/>
                <w:noProof/>
              </w:rPr>
              <w:t>2.3.4. Whitespace</w:t>
            </w:r>
            <w:r w:rsidR="00FD4C5E">
              <w:rPr>
                <w:noProof/>
                <w:webHidden/>
              </w:rPr>
              <w:tab/>
            </w:r>
            <w:r w:rsidR="00FD4C5E">
              <w:rPr>
                <w:noProof/>
                <w:webHidden/>
              </w:rPr>
              <w:fldChar w:fldCharType="begin"/>
            </w:r>
            <w:r w:rsidR="00FD4C5E">
              <w:rPr>
                <w:noProof/>
                <w:webHidden/>
              </w:rPr>
              <w:instrText xml:space="preserve"> PAGEREF _Toc494964935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674E7DA2" w14:textId="6D413BF0" w:rsidR="00FD4C5E" w:rsidRDefault="00015253">
          <w:pPr>
            <w:pStyle w:val="TOC3"/>
            <w:tabs>
              <w:tab w:val="right" w:leader="dot" w:pos="9350"/>
            </w:tabs>
            <w:rPr>
              <w:noProof/>
            </w:rPr>
          </w:pPr>
          <w:hyperlink w:anchor="_Toc494964936" w:history="1">
            <w:r w:rsidR="00FD4C5E" w:rsidRPr="008D7773">
              <w:rPr>
                <w:rStyle w:val="Hyperlink"/>
                <w:noProof/>
              </w:rPr>
              <w:t>2.3.5. Language</w:t>
            </w:r>
            <w:r w:rsidR="00FD4C5E">
              <w:rPr>
                <w:noProof/>
                <w:webHidden/>
              </w:rPr>
              <w:tab/>
            </w:r>
            <w:r w:rsidR="00FD4C5E">
              <w:rPr>
                <w:noProof/>
                <w:webHidden/>
              </w:rPr>
              <w:fldChar w:fldCharType="begin"/>
            </w:r>
            <w:r w:rsidR="00FD4C5E">
              <w:rPr>
                <w:noProof/>
                <w:webHidden/>
              </w:rPr>
              <w:instrText xml:space="preserve"> PAGEREF _Toc494964936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4936B094" w14:textId="73380BCE" w:rsidR="00FD4C5E" w:rsidRDefault="00015253">
          <w:pPr>
            <w:pStyle w:val="TOC1"/>
            <w:tabs>
              <w:tab w:val="right" w:leader="dot" w:pos="9350"/>
            </w:tabs>
            <w:rPr>
              <w:b w:val="0"/>
              <w:noProof/>
              <w:sz w:val="22"/>
              <w:szCs w:val="22"/>
            </w:rPr>
          </w:pPr>
          <w:hyperlink w:anchor="_Toc494964937" w:history="1">
            <w:r w:rsidR="00FD4C5E" w:rsidRPr="008D7773">
              <w:rPr>
                <w:rStyle w:val="Hyperlink"/>
                <w:noProof/>
              </w:rPr>
              <w:t>Chapter 3. 3D Models</w:t>
            </w:r>
            <w:r w:rsidR="00FD4C5E">
              <w:rPr>
                <w:noProof/>
                <w:webHidden/>
              </w:rPr>
              <w:tab/>
            </w:r>
            <w:r w:rsidR="00FD4C5E">
              <w:rPr>
                <w:noProof/>
                <w:webHidden/>
              </w:rPr>
              <w:fldChar w:fldCharType="begin"/>
            </w:r>
            <w:r w:rsidR="00FD4C5E">
              <w:rPr>
                <w:noProof/>
                <w:webHidden/>
              </w:rPr>
              <w:instrText xml:space="preserve"> PAGEREF _Toc494964937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220F9DA" w14:textId="0F0D2657" w:rsidR="00FD4C5E" w:rsidRDefault="00015253">
          <w:pPr>
            <w:pStyle w:val="TOC2"/>
            <w:tabs>
              <w:tab w:val="right" w:leader="dot" w:pos="9350"/>
            </w:tabs>
            <w:rPr>
              <w:b w:val="0"/>
              <w:noProof/>
            </w:rPr>
          </w:pPr>
          <w:hyperlink w:anchor="_Toc494964938" w:history="1">
            <w:r w:rsidR="00FD4C5E" w:rsidRPr="008D7773">
              <w:rPr>
                <w:rStyle w:val="Hyperlink"/>
                <w:noProof/>
              </w:rPr>
              <w:t>3.1. Coordinate Space</w:t>
            </w:r>
            <w:r w:rsidR="00FD4C5E">
              <w:rPr>
                <w:noProof/>
                <w:webHidden/>
              </w:rPr>
              <w:tab/>
            </w:r>
            <w:r w:rsidR="00FD4C5E">
              <w:rPr>
                <w:noProof/>
                <w:webHidden/>
              </w:rPr>
              <w:fldChar w:fldCharType="begin"/>
            </w:r>
            <w:r w:rsidR="00FD4C5E">
              <w:rPr>
                <w:noProof/>
                <w:webHidden/>
              </w:rPr>
              <w:instrText xml:space="preserve"> PAGEREF _Toc494964938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61E031A" w14:textId="45411484" w:rsidR="00FD4C5E" w:rsidRDefault="00015253">
          <w:pPr>
            <w:pStyle w:val="TOC2"/>
            <w:tabs>
              <w:tab w:val="right" w:leader="dot" w:pos="9350"/>
            </w:tabs>
            <w:rPr>
              <w:b w:val="0"/>
              <w:noProof/>
            </w:rPr>
          </w:pPr>
          <w:hyperlink w:anchor="_Toc494964939" w:history="1">
            <w:r w:rsidR="00FD4C5E" w:rsidRPr="008D7773">
              <w:rPr>
                <w:rStyle w:val="Hyperlink"/>
                <w:noProof/>
              </w:rPr>
              <w:t>3.2. Relative Directions and Measurement</w:t>
            </w:r>
            <w:r w:rsidR="00FD4C5E">
              <w:rPr>
                <w:noProof/>
                <w:webHidden/>
              </w:rPr>
              <w:tab/>
            </w:r>
            <w:r w:rsidR="00FD4C5E">
              <w:rPr>
                <w:noProof/>
                <w:webHidden/>
              </w:rPr>
              <w:fldChar w:fldCharType="begin"/>
            </w:r>
            <w:r w:rsidR="00FD4C5E">
              <w:rPr>
                <w:noProof/>
                <w:webHidden/>
              </w:rPr>
              <w:instrText xml:space="preserve"> PAGEREF _Toc494964939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869CD4B" w14:textId="442EAA93" w:rsidR="00FD4C5E" w:rsidRDefault="00015253">
          <w:pPr>
            <w:pStyle w:val="TOC2"/>
            <w:tabs>
              <w:tab w:val="right" w:leader="dot" w:pos="9350"/>
            </w:tabs>
            <w:rPr>
              <w:b w:val="0"/>
              <w:noProof/>
            </w:rPr>
          </w:pPr>
          <w:hyperlink w:anchor="_Toc494964940" w:history="1">
            <w:r w:rsidR="00FD4C5E" w:rsidRPr="008D7773">
              <w:rPr>
                <w:rStyle w:val="Hyperlink"/>
                <w:noProof/>
              </w:rPr>
              <w:t>3.3. 3D Matrices</w:t>
            </w:r>
            <w:r w:rsidR="00FD4C5E">
              <w:rPr>
                <w:noProof/>
                <w:webHidden/>
              </w:rPr>
              <w:tab/>
            </w:r>
            <w:r w:rsidR="00FD4C5E">
              <w:rPr>
                <w:noProof/>
                <w:webHidden/>
              </w:rPr>
              <w:fldChar w:fldCharType="begin"/>
            </w:r>
            <w:r w:rsidR="00FD4C5E">
              <w:rPr>
                <w:noProof/>
                <w:webHidden/>
              </w:rPr>
              <w:instrText xml:space="preserve"> PAGEREF _Toc494964940 \h </w:instrText>
            </w:r>
            <w:r w:rsidR="00FD4C5E">
              <w:rPr>
                <w:noProof/>
                <w:webHidden/>
              </w:rPr>
            </w:r>
            <w:r w:rsidR="00FD4C5E">
              <w:rPr>
                <w:noProof/>
                <w:webHidden/>
              </w:rPr>
              <w:fldChar w:fldCharType="separate"/>
            </w:r>
            <w:r w:rsidR="00FD4C5E">
              <w:rPr>
                <w:noProof/>
                <w:webHidden/>
              </w:rPr>
              <w:t>18</w:t>
            </w:r>
            <w:r w:rsidR="00FD4C5E">
              <w:rPr>
                <w:noProof/>
                <w:webHidden/>
              </w:rPr>
              <w:fldChar w:fldCharType="end"/>
            </w:r>
          </w:hyperlink>
        </w:p>
        <w:p w14:paraId="6DF58FB5" w14:textId="6FACDFE0" w:rsidR="00FD4C5E" w:rsidRDefault="00015253">
          <w:pPr>
            <w:pStyle w:val="TOC2"/>
            <w:tabs>
              <w:tab w:val="right" w:leader="dot" w:pos="9350"/>
            </w:tabs>
            <w:rPr>
              <w:b w:val="0"/>
              <w:noProof/>
            </w:rPr>
          </w:pPr>
          <w:hyperlink w:anchor="_Toc494964941" w:history="1">
            <w:r w:rsidR="00FD4C5E" w:rsidRPr="008D7773">
              <w:rPr>
                <w:rStyle w:val="Hyperlink"/>
                <w:noProof/>
              </w:rPr>
              <w:t>3.4. Model</w:t>
            </w:r>
            <w:r w:rsidR="00FD4C5E">
              <w:rPr>
                <w:noProof/>
                <w:webHidden/>
              </w:rPr>
              <w:tab/>
            </w:r>
            <w:r w:rsidR="00FD4C5E">
              <w:rPr>
                <w:noProof/>
                <w:webHidden/>
              </w:rPr>
              <w:fldChar w:fldCharType="begin"/>
            </w:r>
            <w:r w:rsidR="00FD4C5E">
              <w:rPr>
                <w:noProof/>
                <w:webHidden/>
              </w:rPr>
              <w:instrText xml:space="preserve"> PAGEREF _Toc494964941 \h </w:instrText>
            </w:r>
            <w:r w:rsidR="00FD4C5E">
              <w:rPr>
                <w:noProof/>
                <w:webHidden/>
              </w:rPr>
            </w:r>
            <w:r w:rsidR="00FD4C5E">
              <w:rPr>
                <w:noProof/>
                <w:webHidden/>
              </w:rPr>
              <w:fldChar w:fldCharType="separate"/>
            </w:r>
            <w:r w:rsidR="00FD4C5E">
              <w:rPr>
                <w:noProof/>
                <w:webHidden/>
              </w:rPr>
              <w:t>19</w:t>
            </w:r>
            <w:r w:rsidR="00FD4C5E">
              <w:rPr>
                <w:noProof/>
                <w:webHidden/>
              </w:rPr>
              <w:fldChar w:fldCharType="end"/>
            </w:r>
          </w:hyperlink>
        </w:p>
        <w:p w14:paraId="00970E51" w14:textId="484D1C32" w:rsidR="00FD4C5E" w:rsidRDefault="00015253">
          <w:pPr>
            <w:pStyle w:val="TOC3"/>
            <w:tabs>
              <w:tab w:val="right" w:leader="dot" w:pos="9350"/>
            </w:tabs>
            <w:rPr>
              <w:noProof/>
            </w:rPr>
          </w:pPr>
          <w:hyperlink w:anchor="_Toc494964942" w:history="1">
            <w:r w:rsidR="00FD4C5E" w:rsidRPr="008D7773">
              <w:rPr>
                <w:rStyle w:val="Hyperlink"/>
                <w:noProof/>
              </w:rPr>
              <w:t>3.4.1. Metadata</w:t>
            </w:r>
            <w:r w:rsidR="00FD4C5E">
              <w:rPr>
                <w:noProof/>
                <w:webHidden/>
              </w:rPr>
              <w:tab/>
            </w:r>
            <w:r w:rsidR="00FD4C5E">
              <w:rPr>
                <w:noProof/>
                <w:webHidden/>
              </w:rPr>
              <w:fldChar w:fldCharType="begin"/>
            </w:r>
            <w:r w:rsidR="00FD4C5E">
              <w:rPr>
                <w:noProof/>
                <w:webHidden/>
              </w:rPr>
              <w:instrText xml:space="preserve"> PAGEREF _Toc494964942 \h </w:instrText>
            </w:r>
            <w:r w:rsidR="00FD4C5E">
              <w:rPr>
                <w:noProof/>
                <w:webHidden/>
              </w:rPr>
            </w:r>
            <w:r w:rsidR="00FD4C5E">
              <w:rPr>
                <w:noProof/>
                <w:webHidden/>
              </w:rPr>
              <w:fldChar w:fldCharType="separate"/>
            </w:r>
            <w:r w:rsidR="00FD4C5E">
              <w:rPr>
                <w:noProof/>
                <w:webHidden/>
              </w:rPr>
              <w:t>21</w:t>
            </w:r>
            <w:r w:rsidR="00FD4C5E">
              <w:rPr>
                <w:noProof/>
                <w:webHidden/>
              </w:rPr>
              <w:fldChar w:fldCharType="end"/>
            </w:r>
          </w:hyperlink>
        </w:p>
        <w:p w14:paraId="3E0CDAC5" w14:textId="7AA7C9FD" w:rsidR="00FD4C5E" w:rsidRDefault="00015253">
          <w:pPr>
            <w:pStyle w:val="TOC3"/>
            <w:tabs>
              <w:tab w:val="right" w:leader="dot" w:pos="9350"/>
            </w:tabs>
            <w:rPr>
              <w:noProof/>
            </w:rPr>
          </w:pPr>
          <w:hyperlink w:anchor="_Toc494964943" w:history="1">
            <w:r w:rsidR="00FD4C5E" w:rsidRPr="008D7773">
              <w:rPr>
                <w:rStyle w:val="Hyperlink"/>
                <w:noProof/>
              </w:rPr>
              <w:t>3.4.2. Resources</w:t>
            </w:r>
            <w:r w:rsidR="00FD4C5E">
              <w:rPr>
                <w:noProof/>
                <w:webHidden/>
              </w:rPr>
              <w:tab/>
            </w:r>
            <w:r w:rsidR="00FD4C5E">
              <w:rPr>
                <w:noProof/>
                <w:webHidden/>
              </w:rPr>
              <w:fldChar w:fldCharType="begin"/>
            </w:r>
            <w:r w:rsidR="00FD4C5E">
              <w:rPr>
                <w:noProof/>
                <w:webHidden/>
              </w:rPr>
              <w:instrText xml:space="preserve"> PAGEREF _Toc494964943 \h </w:instrText>
            </w:r>
            <w:r w:rsidR="00FD4C5E">
              <w:rPr>
                <w:noProof/>
                <w:webHidden/>
              </w:rPr>
            </w:r>
            <w:r w:rsidR="00FD4C5E">
              <w:rPr>
                <w:noProof/>
                <w:webHidden/>
              </w:rPr>
              <w:fldChar w:fldCharType="separate"/>
            </w:r>
            <w:r w:rsidR="00FD4C5E">
              <w:rPr>
                <w:noProof/>
                <w:webHidden/>
              </w:rPr>
              <w:t>23</w:t>
            </w:r>
            <w:r w:rsidR="00FD4C5E">
              <w:rPr>
                <w:noProof/>
                <w:webHidden/>
              </w:rPr>
              <w:fldChar w:fldCharType="end"/>
            </w:r>
          </w:hyperlink>
        </w:p>
        <w:p w14:paraId="0E318AE4" w14:textId="7326B45C" w:rsidR="00FD4C5E" w:rsidRDefault="00015253">
          <w:pPr>
            <w:pStyle w:val="TOC3"/>
            <w:tabs>
              <w:tab w:val="right" w:leader="dot" w:pos="9350"/>
            </w:tabs>
            <w:rPr>
              <w:noProof/>
            </w:rPr>
          </w:pPr>
          <w:hyperlink w:anchor="_Toc494964944" w:history="1">
            <w:r w:rsidR="00FD4C5E" w:rsidRPr="008D7773">
              <w:rPr>
                <w:rStyle w:val="Hyperlink"/>
                <w:noProof/>
              </w:rPr>
              <w:t>3.4.3. Build Instructions</w:t>
            </w:r>
            <w:r w:rsidR="00FD4C5E">
              <w:rPr>
                <w:noProof/>
                <w:webHidden/>
              </w:rPr>
              <w:tab/>
            </w:r>
            <w:r w:rsidR="00FD4C5E">
              <w:rPr>
                <w:noProof/>
                <w:webHidden/>
              </w:rPr>
              <w:fldChar w:fldCharType="begin"/>
            </w:r>
            <w:r w:rsidR="00FD4C5E">
              <w:rPr>
                <w:noProof/>
                <w:webHidden/>
              </w:rPr>
              <w:instrText xml:space="preserve"> PAGEREF _Toc494964944 \h </w:instrText>
            </w:r>
            <w:r w:rsidR="00FD4C5E">
              <w:rPr>
                <w:noProof/>
                <w:webHidden/>
              </w:rPr>
            </w:r>
            <w:r w:rsidR="00FD4C5E">
              <w:rPr>
                <w:noProof/>
                <w:webHidden/>
              </w:rPr>
              <w:fldChar w:fldCharType="separate"/>
            </w:r>
            <w:r w:rsidR="00FD4C5E">
              <w:rPr>
                <w:noProof/>
                <w:webHidden/>
              </w:rPr>
              <w:t>23</w:t>
            </w:r>
            <w:r w:rsidR="00FD4C5E">
              <w:rPr>
                <w:noProof/>
                <w:webHidden/>
              </w:rPr>
              <w:fldChar w:fldCharType="end"/>
            </w:r>
          </w:hyperlink>
        </w:p>
        <w:p w14:paraId="1DAA0B2C" w14:textId="64A000F6" w:rsidR="00FD4C5E" w:rsidRDefault="00015253">
          <w:pPr>
            <w:pStyle w:val="TOC1"/>
            <w:tabs>
              <w:tab w:val="right" w:leader="dot" w:pos="9350"/>
            </w:tabs>
            <w:rPr>
              <w:b w:val="0"/>
              <w:noProof/>
              <w:sz w:val="22"/>
              <w:szCs w:val="22"/>
            </w:rPr>
          </w:pPr>
          <w:hyperlink w:anchor="_Toc494964945" w:history="1">
            <w:r w:rsidR="00FD4C5E" w:rsidRPr="008D7773">
              <w:rPr>
                <w:rStyle w:val="Hyperlink"/>
                <w:noProof/>
              </w:rPr>
              <w:t>Chapter 4. Object Resources</w:t>
            </w:r>
            <w:r w:rsidR="00FD4C5E">
              <w:rPr>
                <w:noProof/>
                <w:webHidden/>
              </w:rPr>
              <w:tab/>
            </w:r>
            <w:r w:rsidR="00FD4C5E">
              <w:rPr>
                <w:noProof/>
                <w:webHidden/>
              </w:rPr>
              <w:fldChar w:fldCharType="begin"/>
            </w:r>
            <w:r w:rsidR="00FD4C5E">
              <w:rPr>
                <w:noProof/>
                <w:webHidden/>
              </w:rPr>
              <w:instrText xml:space="preserve"> PAGEREF _Toc494964945 \h </w:instrText>
            </w:r>
            <w:r w:rsidR="00FD4C5E">
              <w:rPr>
                <w:noProof/>
                <w:webHidden/>
              </w:rPr>
            </w:r>
            <w:r w:rsidR="00FD4C5E">
              <w:rPr>
                <w:noProof/>
                <w:webHidden/>
              </w:rPr>
              <w:fldChar w:fldCharType="separate"/>
            </w:r>
            <w:r w:rsidR="00FD4C5E">
              <w:rPr>
                <w:noProof/>
                <w:webHidden/>
              </w:rPr>
              <w:t>26</w:t>
            </w:r>
            <w:r w:rsidR="00FD4C5E">
              <w:rPr>
                <w:noProof/>
                <w:webHidden/>
              </w:rPr>
              <w:fldChar w:fldCharType="end"/>
            </w:r>
          </w:hyperlink>
        </w:p>
        <w:p w14:paraId="1F7B4F42" w14:textId="69F1F2EF" w:rsidR="00FD4C5E" w:rsidRDefault="00015253">
          <w:pPr>
            <w:pStyle w:val="TOC2"/>
            <w:tabs>
              <w:tab w:val="right" w:leader="dot" w:pos="9350"/>
            </w:tabs>
            <w:rPr>
              <w:b w:val="0"/>
              <w:noProof/>
            </w:rPr>
          </w:pPr>
          <w:hyperlink w:anchor="_Toc494964946" w:history="1">
            <w:r w:rsidR="00FD4C5E" w:rsidRPr="008D7773">
              <w:rPr>
                <w:rStyle w:val="Hyperlink"/>
                <w:noProof/>
              </w:rPr>
              <w:t>4.1. Meshes</w:t>
            </w:r>
            <w:r w:rsidR="00FD4C5E">
              <w:rPr>
                <w:noProof/>
                <w:webHidden/>
              </w:rPr>
              <w:tab/>
            </w:r>
            <w:r w:rsidR="00FD4C5E">
              <w:rPr>
                <w:noProof/>
                <w:webHidden/>
              </w:rPr>
              <w:fldChar w:fldCharType="begin"/>
            </w:r>
            <w:r w:rsidR="00FD4C5E">
              <w:rPr>
                <w:noProof/>
                <w:webHidden/>
              </w:rPr>
              <w:instrText xml:space="preserve"> PAGEREF _Toc494964946 \h </w:instrText>
            </w:r>
            <w:r w:rsidR="00FD4C5E">
              <w:rPr>
                <w:noProof/>
                <w:webHidden/>
              </w:rPr>
            </w:r>
            <w:r w:rsidR="00FD4C5E">
              <w:rPr>
                <w:noProof/>
                <w:webHidden/>
              </w:rPr>
              <w:fldChar w:fldCharType="separate"/>
            </w:r>
            <w:r w:rsidR="00FD4C5E">
              <w:rPr>
                <w:noProof/>
                <w:webHidden/>
              </w:rPr>
              <w:t>28</w:t>
            </w:r>
            <w:r w:rsidR="00FD4C5E">
              <w:rPr>
                <w:noProof/>
                <w:webHidden/>
              </w:rPr>
              <w:fldChar w:fldCharType="end"/>
            </w:r>
          </w:hyperlink>
        </w:p>
        <w:p w14:paraId="589C5A43" w14:textId="42357CD1" w:rsidR="00FD4C5E" w:rsidRDefault="00015253">
          <w:pPr>
            <w:pStyle w:val="TOC3"/>
            <w:tabs>
              <w:tab w:val="right" w:leader="dot" w:pos="9350"/>
            </w:tabs>
            <w:rPr>
              <w:noProof/>
            </w:rPr>
          </w:pPr>
          <w:hyperlink w:anchor="_Toc494964947" w:history="1">
            <w:r w:rsidR="00FD4C5E" w:rsidRPr="008D7773">
              <w:rPr>
                <w:rStyle w:val="Hyperlink"/>
                <w:noProof/>
              </w:rPr>
              <w:t>4.1.1. Fill Rule</w:t>
            </w:r>
            <w:r w:rsidR="00FD4C5E">
              <w:rPr>
                <w:noProof/>
                <w:webHidden/>
              </w:rPr>
              <w:tab/>
            </w:r>
            <w:r w:rsidR="00FD4C5E">
              <w:rPr>
                <w:noProof/>
                <w:webHidden/>
              </w:rPr>
              <w:fldChar w:fldCharType="begin"/>
            </w:r>
            <w:r w:rsidR="00FD4C5E">
              <w:rPr>
                <w:noProof/>
                <w:webHidden/>
              </w:rPr>
              <w:instrText xml:space="preserve"> PAGEREF _Toc494964947 \h </w:instrText>
            </w:r>
            <w:r w:rsidR="00FD4C5E">
              <w:rPr>
                <w:noProof/>
                <w:webHidden/>
              </w:rPr>
            </w:r>
            <w:r w:rsidR="00FD4C5E">
              <w:rPr>
                <w:noProof/>
                <w:webHidden/>
              </w:rPr>
              <w:fldChar w:fldCharType="separate"/>
            </w:r>
            <w:r w:rsidR="00FD4C5E">
              <w:rPr>
                <w:noProof/>
                <w:webHidden/>
              </w:rPr>
              <w:t>29</w:t>
            </w:r>
            <w:r w:rsidR="00FD4C5E">
              <w:rPr>
                <w:noProof/>
                <w:webHidden/>
              </w:rPr>
              <w:fldChar w:fldCharType="end"/>
            </w:r>
          </w:hyperlink>
        </w:p>
        <w:p w14:paraId="013F9A87" w14:textId="61775E0A" w:rsidR="00FD4C5E" w:rsidRDefault="00015253">
          <w:pPr>
            <w:pStyle w:val="TOC3"/>
            <w:tabs>
              <w:tab w:val="right" w:leader="dot" w:pos="9350"/>
            </w:tabs>
            <w:rPr>
              <w:noProof/>
            </w:rPr>
          </w:pPr>
          <w:hyperlink w:anchor="_Toc494964948" w:history="1">
            <w:r w:rsidR="00FD4C5E" w:rsidRPr="008D7773">
              <w:rPr>
                <w:rStyle w:val="Hyperlink"/>
                <w:noProof/>
              </w:rPr>
              <w:t>4.1.2. Overlapping order</w:t>
            </w:r>
            <w:r w:rsidR="00FD4C5E">
              <w:rPr>
                <w:noProof/>
                <w:webHidden/>
              </w:rPr>
              <w:tab/>
            </w:r>
            <w:r w:rsidR="00FD4C5E">
              <w:rPr>
                <w:noProof/>
                <w:webHidden/>
              </w:rPr>
              <w:fldChar w:fldCharType="begin"/>
            </w:r>
            <w:r w:rsidR="00FD4C5E">
              <w:rPr>
                <w:noProof/>
                <w:webHidden/>
              </w:rPr>
              <w:instrText xml:space="preserve"> PAGEREF _Toc494964948 \h </w:instrText>
            </w:r>
            <w:r w:rsidR="00FD4C5E">
              <w:rPr>
                <w:noProof/>
                <w:webHidden/>
              </w:rPr>
            </w:r>
            <w:r w:rsidR="00FD4C5E">
              <w:rPr>
                <w:noProof/>
                <w:webHidden/>
              </w:rPr>
              <w:fldChar w:fldCharType="separate"/>
            </w:r>
            <w:r w:rsidR="00FD4C5E">
              <w:rPr>
                <w:noProof/>
                <w:webHidden/>
              </w:rPr>
              <w:t>30</w:t>
            </w:r>
            <w:r w:rsidR="00FD4C5E">
              <w:rPr>
                <w:noProof/>
                <w:webHidden/>
              </w:rPr>
              <w:fldChar w:fldCharType="end"/>
            </w:r>
          </w:hyperlink>
        </w:p>
        <w:p w14:paraId="0017ECE3" w14:textId="316AE71A" w:rsidR="00FD4C5E" w:rsidRDefault="00015253">
          <w:pPr>
            <w:pStyle w:val="TOC3"/>
            <w:tabs>
              <w:tab w:val="right" w:leader="dot" w:pos="9350"/>
            </w:tabs>
            <w:rPr>
              <w:noProof/>
            </w:rPr>
          </w:pPr>
          <w:hyperlink w:anchor="_Toc494964949" w:history="1">
            <w:r w:rsidR="00FD4C5E" w:rsidRPr="008D7773">
              <w:rPr>
                <w:rStyle w:val="Hyperlink"/>
                <w:noProof/>
              </w:rPr>
              <w:t>4.1.3. Vertices</w:t>
            </w:r>
            <w:r w:rsidR="00FD4C5E">
              <w:rPr>
                <w:noProof/>
                <w:webHidden/>
              </w:rPr>
              <w:tab/>
            </w:r>
            <w:r w:rsidR="00FD4C5E">
              <w:rPr>
                <w:noProof/>
                <w:webHidden/>
              </w:rPr>
              <w:fldChar w:fldCharType="begin"/>
            </w:r>
            <w:r w:rsidR="00FD4C5E">
              <w:rPr>
                <w:noProof/>
                <w:webHidden/>
              </w:rPr>
              <w:instrText xml:space="preserve"> PAGEREF _Toc494964949 \h </w:instrText>
            </w:r>
            <w:r w:rsidR="00FD4C5E">
              <w:rPr>
                <w:noProof/>
                <w:webHidden/>
              </w:rPr>
            </w:r>
            <w:r w:rsidR="00FD4C5E">
              <w:rPr>
                <w:noProof/>
                <w:webHidden/>
              </w:rPr>
              <w:fldChar w:fldCharType="separate"/>
            </w:r>
            <w:r w:rsidR="00FD4C5E">
              <w:rPr>
                <w:noProof/>
                <w:webHidden/>
              </w:rPr>
              <w:t>30</w:t>
            </w:r>
            <w:r w:rsidR="00FD4C5E">
              <w:rPr>
                <w:noProof/>
                <w:webHidden/>
              </w:rPr>
              <w:fldChar w:fldCharType="end"/>
            </w:r>
          </w:hyperlink>
        </w:p>
        <w:p w14:paraId="30E76AA7" w14:textId="4A9ED2F2" w:rsidR="00FD4C5E" w:rsidRDefault="00015253">
          <w:pPr>
            <w:pStyle w:val="TOC3"/>
            <w:tabs>
              <w:tab w:val="right" w:leader="dot" w:pos="9350"/>
            </w:tabs>
            <w:rPr>
              <w:noProof/>
            </w:rPr>
          </w:pPr>
          <w:hyperlink w:anchor="_Toc494964950" w:history="1">
            <w:r w:rsidR="00FD4C5E" w:rsidRPr="008D7773">
              <w:rPr>
                <w:rStyle w:val="Hyperlink"/>
                <w:noProof/>
              </w:rPr>
              <w:t>4.1.4. Triangles</w:t>
            </w:r>
            <w:r w:rsidR="00FD4C5E">
              <w:rPr>
                <w:noProof/>
                <w:webHidden/>
              </w:rPr>
              <w:tab/>
            </w:r>
            <w:r w:rsidR="00FD4C5E">
              <w:rPr>
                <w:noProof/>
                <w:webHidden/>
              </w:rPr>
              <w:fldChar w:fldCharType="begin"/>
            </w:r>
            <w:r w:rsidR="00FD4C5E">
              <w:rPr>
                <w:noProof/>
                <w:webHidden/>
              </w:rPr>
              <w:instrText xml:space="preserve"> PAGEREF _Toc494964950 \h </w:instrText>
            </w:r>
            <w:r w:rsidR="00FD4C5E">
              <w:rPr>
                <w:noProof/>
                <w:webHidden/>
              </w:rPr>
            </w:r>
            <w:r w:rsidR="00FD4C5E">
              <w:rPr>
                <w:noProof/>
                <w:webHidden/>
              </w:rPr>
              <w:fldChar w:fldCharType="separate"/>
            </w:r>
            <w:r w:rsidR="00FD4C5E">
              <w:rPr>
                <w:noProof/>
                <w:webHidden/>
              </w:rPr>
              <w:t>32</w:t>
            </w:r>
            <w:r w:rsidR="00FD4C5E">
              <w:rPr>
                <w:noProof/>
                <w:webHidden/>
              </w:rPr>
              <w:fldChar w:fldCharType="end"/>
            </w:r>
          </w:hyperlink>
        </w:p>
        <w:p w14:paraId="38F351C2" w14:textId="2454202C" w:rsidR="00FD4C5E" w:rsidRDefault="00015253">
          <w:pPr>
            <w:pStyle w:val="TOC2"/>
            <w:tabs>
              <w:tab w:val="right" w:leader="dot" w:pos="9350"/>
            </w:tabs>
            <w:rPr>
              <w:b w:val="0"/>
              <w:noProof/>
            </w:rPr>
          </w:pPr>
          <w:hyperlink w:anchor="_Toc494964951" w:history="1">
            <w:r w:rsidR="00FD4C5E" w:rsidRPr="008D7773">
              <w:rPr>
                <w:rStyle w:val="Hyperlink"/>
                <w:noProof/>
              </w:rPr>
              <w:t>4.2. Components</w:t>
            </w:r>
            <w:r w:rsidR="00FD4C5E">
              <w:rPr>
                <w:noProof/>
                <w:webHidden/>
              </w:rPr>
              <w:tab/>
            </w:r>
            <w:r w:rsidR="00FD4C5E">
              <w:rPr>
                <w:noProof/>
                <w:webHidden/>
              </w:rPr>
              <w:fldChar w:fldCharType="begin"/>
            </w:r>
            <w:r w:rsidR="00FD4C5E">
              <w:rPr>
                <w:noProof/>
                <w:webHidden/>
              </w:rPr>
              <w:instrText xml:space="preserve"> PAGEREF _Toc494964951 \h </w:instrText>
            </w:r>
            <w:r w:rsidR="00FD4C5E">
              <w:rPr>
                <w:noProof/>
                <w:webHidden/>
              </w:rPr>
            </w:r>
            <w:r w:rsidR="00FD4C5E">
              <w:rPr>
                <w:noProof/>
                <w:webHidden/>
              </w:rPr>
              <w:fldChar w:fldCharType="separate"/>
            </w:r>
            <w:r w:rsidR="00FD4C5E">
              <w:rPr>
                <w:noProof/>
                <w:webHidden/>
              </w:rPr>
              <w:t>34</w:t>
            </w:r>
            <w:r w:rsidR="00FD4C5E">
              <w:rPr>
                <w:noProof/>
                <w:webHidden/>
              </w:rPr>
              <w:fldChar w:fldCharType="end"/>
            </w:r>
          </w:hyperlink>
        </w:p>
        <w:p w14:paraId="69945EF8" w14:textId="7A065D84" w:rsidR="00FD4C5E" w:rsidRDefault="00015253">
          <w:pPr>
            <w:pStyle w:val="TOC3"/>
            <w:tabs>
              <w:tab w:val="right" w:leader="dot" w:pos="9350"/>
            </w:tabs>
            <w:rPr>
              <w:noProof/>
            </w:rPr>
          </w:pPr>
          <w:hyperlink w:anchor="_Toc494964952" w:history="1">
            <w:r w:rsidR="00FD4C5E" w:rsidRPr="008D7773">
              <w:rPr>
                <w:rStyle w:val="Hyperlink"/>
                <w:noProof/>
              </w:rPr>
              <w:t>4.2.1. Component</w:t>
            </w:r>
            <w:r w:rsidR="00FD4C5E">
              <w:rPr>
                <w:noProof/>
                <w:webHidden/>
              </w:rPr>
              <w:tab/>
            </w:r>
            <w:r w:rsidR="00FD4C5E">
              <w:rPr>
                <w:noProof/>
                <w:webHidden/>
              </w:rPr>
              <w:fldChar w:fldCharType="begin"/>
            </w:r>
            <w:r w:rsidR="00FD4C5E">
              <w:rPr>
                <w:noProof/>
                <w:webHidden/>
              </w:rPr>
              <w:instrText xml:space="preserve"> PAGEREF _Toc494964952 \h </w:instrText>
            </w:r>
            <w:r w:rsidR="00FD4C5E">
              <w:rPr>
                <w:noProof/>
                <w:webHidden/>
              </w:rPr>
            </w:r>
            <w:r w:rsidR="00FD4C5E">
              <w:rPr>
                <w:noProof/>
                <w:webHidden/>
              </w:rPr>
              <w:fldChar w:fldCharType="separate"/>
            </w:r>
            <w:r w:rsidR="00FD4C5E">
              <w:rPr>
                <w:noProof/>
                <w:webHidden/>
              </w:rPr>
              <w:t>34</w:t>
            </w:r>
            <w:r w:rsidR="00FD4C5E">
              <w:rPr>
                <w:noProof/>
                <w:webHidden/>
              </w:rPr>
              <w:fldChar w:fldCharType="end"/>
            </w:r>
          </w:hyperlink>
        </w:p>
        <w:p w14:paraId="7C0C505E" w14:textId="0218BB2C" w:rsidR="00FD4C5E" w:rsidRDefault="00015253">
          <w:pPr>
            <w:pStyle w:val="TOC1"/>
            <w:tabs>
              <w:tab w:val="right" w:leader="dot" w:pos="9350"/>
            </w:tabs>
            <w:rPr>
              <w:b w:val="0"/>
              <w:noProof/>
              <w:sz w:val="22"/>
              <w:szCs w:val="22"/>
            </w:rPr>
          </w:pPr>
          <w:hyperlink w:anchor="_Toc494964953" w:history="1">
            <w:r w:rsidR="00FD4C5E" w:rsidRPr="008D7773">
              <w:rPr>
                <w:rStyle w:val="Hyperlink"/>
                <w:noProof/>
              </w:rPr>
              <w:t>Chapter 5. Material Resources</w:t>
            </w:r>
            <w:r w:rsidR="00FD4C5E">
              <w:rPr>
                <w:noProof/>
                <w:webHidden/>
              </w:rPr>
              <w:tab/>
            </w:r>
            <w:r w:rsidR="00FD4C5E">
              <w:rPr>
                <w:noProof/>
                <w:webHidden/>
              </w:rPr>
              <w:fldChar w:fldCharType="begin"/>
            </w:r>
            <w:r w:rsidR="00FD4C5E">
              <w:rPr>
                <w:noProof/>
                <w:webHidden/>
              </w:rPr>
              <w:instrText xml:space="preserve"> PAGEREF _Toc494964953 \h </w:instrText>
            </w:r>
            <w:r w:rsidR="00FD4C5E">
              <w:rPr>
                <w:noProof/>
                <w:webHidden/>
              </w:rPr>
            </w:r>
            <w:r w:rsidR="00FD4C5E">
              <w:rPr>
                <w:noProof/>
                <w:webHidden/>
              </w:rPr>
              <w:fldChar w:fldCharType="separate"/>
            </w:r>
            <w:r w:rsidR="00FD4C5E">
              <w:rPr>
                <w:noProof/>
                <w:webHidden/>
              </w:rPr>
              <w:t>36</w:t>
            </w:r>
            <w:r w:rsidR="00FD4C5E">
              <w:rPr>
                <w:noProof/>
                <w:webHidden/>
              </w:rPr>
              <w:fldChar w:fldCharType="end"/>
            </w:r>
          </w:hyperlink>
        </w:p>
        <w:p w14:paraId="7F742526" w14:textId="56A92CAF" w:rsidR="00FD4C5E" w:rsidRDefault="00015253">
          <w:pPr>
            <w:pStyle w:val="TOC2"/>
            <w:tabs>
              <w:tab w:val="right" w:leader="dot" w:pos="9350"/>
            </w:tabs>
            <w:rPr>
              <w:b w:val="0"/>
              <w:noProof/>
            </w:rPr>
          </w:pPr>
          <w:hyperlink w:anchor="_Toc494964954" w:history="1">
            <w:r w:rsidR="00FD4C5E" w:rsidRPr="008D7773">
              <w:rPr>
                <w:rStyle w:val="Hyperlink"/>
                <w:noProof/>
              </w:rPr>
              <w:t>5.1. Base Material</w:t>
            </w:r>
            <w:r w:rsidR="00FD4C5E">
              <w:rPr>
                <w:noProof/>
                <w:webHidden/>
              </w:rPr>
              <w:tab/>
            </w:r>
            <w:r w:rsidR="00FD4C5E">
              <w:rPr>
                <w:noProof/>
                <w:webHidden/>
              </w:rPr>
              <w:fldChar w:fldCharType="begin"/>
            </w:r>
            <w:r w:rsidR="00FD4C5E">
              <w:rPr>
                <w:noProof/>
                <w:webHidden/>
              </w:rPr>
              <w:instrText xml:space="preserve"> PAGEREF _Toc494964954 \h </w:instrText>
            </w:r>
            <w:r w:rsidR="00FD4C5E">
              <w:rPr>
                <w:noProof/>
                <w:webHidden/>
              </w:rPr>
            </w:r>
            <w:r w:rsidR="00FD4C5E">
              <w:rPr>
                <w:noProof/>
                <w:webHidden/>
              </w:rPr>
              <w:fldChar w:fldCharType="separate"/>
            </w:r>
            <w:r w:rsidR="00FD4C5E">
              <w:rPr>
                <w:noProof/>
                <w:webHidden/>
              </w:rPr>
              <w:t>36</w:t>
            </w:r>
            <w:r w:rsidR="00FD4C5E">
              <w:rPr>
                <w:noProof/>
                <w:webHidden/>
              </w:rPr>
              <w:fldChar w:fldCharType="end"/>
            </w:r>
          </w:hyperlink>
        </w:p>
        <w:p w14:paraId="25C21E83" w14:textId="2643323B" w:rsidR="00FD4C5E" w:rsidRDefault="00015253">
          <w:pPr>
            <w:pStyle w:val="TOC3"/>
            <w:tabs>
              <w:tab w:val="right" w:leader="dot" w:pos="9350"/>
            </w:tabs>
            <w:rPr>
              <w:noProof/>
            </w:rPr>
          </w:pPr>
          <w:hyperlink w:anchor="_Toc494964955" w:history="1">
            <w:r w:rsidR="00FD4C5E" w:rsidRPr="008D7773">
              <w:rPr>
                <w:rStyle w:val="Hyperlink"/>
                <w:noProof/>
              </w:rPr>
              <w:t>5.1.1. sRGB Color</w:t>
            </w:r>
            <w:r w:rsidR="00FD4C5E">
              <w:rPr>
                <w:noProof/>
                <w:webHidden/>
              </w:rPr>
              <w:tab/>
            </w:r>
            <w:r w:rsidR="00FD4C5E">
              <w:rPr>
                <w:noProof/>
                <w:webHidden/>
              </w:rPr>
              <w:fldChar w:fldCharType="begin"/>
            </w:r>
            <w:r w:rsidR="00FD4C5E">
              <w:rPr>
                <w:noProof/>
                <w:webHidden/>
              </w:rPr>
              <w:instrText xml:space="preserve"> PAGEREF _Toc494964955 \h </w:instrText>
            </w:r>
            <w:r w:rsidR="00FD4C5E">
              <w:rPr>
                <w:noProof/>
                <w:webHidden/>
              </w:rPr>
            </w:r>
            <w:r w:rsidR="00FD4C5E">
              <w:rPr>
                <w:noProof/>
                <w:webHidden/>
              </w:rPr>
              <w:fldChar w:fldCharType="separate"/>
            </w:r>
            <w:r w:rsidR="00FD4C5E">
              <w:rPr>
                <w:noProof/>
                <w:webHidden/>
              </w:rPr>
              <w:t>37</w:t>
            </w:r>
            <w:r w:rsidR="00FD4C5E">
              <w:rPr>
                <w:noProof/>
                <w:webHidden/>
              </w:rPr>
              <w:fldChar w:fldCharType="end"/>
            </w:r>
          </w:hyperlink>
        </w:p>
        <w:p w14:paraId="23195D3C" w14:textId="1CBB585B" w:rsidR="00FD4C5E" w:rsidRDefault="00015253">
          <w:pPr>
            <w:pStyle w:val="TOC1"/>
            <w:tabs>
              <w:tab w:val="right" w:leader="dot" w:pos="9350"/>
            </w:tabs>
            <w:rPr>
              <w:b w:val="0"/>
              <w:noProof/>
              <w:sz w:val="22"/>
              <w:szCs w:val="22"/>
            </w:rPr>
          </w:pPr>
          <w:hyperlink w:anchor="_Toc494964956" w:history="1">
            <w:r w:rsidR="00FD4C5E" w:rsidRPr="008D7773">
              <w:rPr>
                <w:rStyle w:val="Hyperlink"/>
                <w:noProof/>
              </w:rPr>
              <w:t>Chapter 6. 3MF Document Package Features</w:t>
            </w:r>
            <w:r w:rsidR="00FD4C5E">
              <w:rPr>
                <w:noProof/>
                <w:webHidden/>
              </w:rPr>
              <w:tab/>
            </w:r>
            <w:r w:rsidR="00FD4C5E">
              <w:rPr>
                <w:noProof/>
                <w:webHidden/>
              </w:rPr>
              <w:fldChar w:fldCharType="begin"/>
            </w:r>
            <w:r w:rsidR="00FD4C5E">
              <w:rPr>
                <w:noProof/>
                <w:webHidden/>
              </w:rPr>
              <w:instrText xml:space="preserve"> PAGEREF _Toc494964956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1F1A91E1" w14:textId="2D77F27B" w:rsidR="00FD4C5E" w:rsidRDefault="00015253">
          <w:pPr>
            <w:pStyle w:val="TOC2"/>
            <w:tabs>
              <w:tab w:val="right" w:leader="dot" w:pos="9350"/>
            </w:tabs>
            <w:rPr>
              <w:b w:val="0"/>
              <w:noProof/>
            </w:rPr>
          </w:pPr>
          <w:hyperlink w:anchor="_Toc494964957" w:history="1">
            <w:r w:rsidR="00FD4C5E" w:rsidRPr="008D7773">
              <w:rPr>
                <w:rStyle w:val="Hyperlink"/>
                <w:noProof/>
              </w:rPr>
              <w:t>6.1. Thumbnail</w:t>
            </w:r>
            <w:r w:rsidR="00FD4C5E">
              <w:rPr>
                <w:noProof/>
                <w:webHidden/>
              </w:rPr>
              <w:tab/>
            </w:r>
            <w:r w:rsidR="00FD4C5E">
              <w:rPr>
                <w:noProof/>
                <w:webHidden/>
              </w:rPr>
              <w:fldChar w:fldCharType="begin"/>
            </w:r>
            <w:r w:rsidR="00FD4C5E">
              <w:rPr>
                <w:noProof/>
                <w:webHidden/>
              </w:rPr>
              <w:instrText xml:space="preserve"> PAGEREF _Toc494964957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595B185D" w14:textId="1CE6746A" w:rsidR="00FD4C5E" w:rsidRDefault="00015253">
          <w:pPr>
            <w:pStyle w:val="TOC3"/>
            <w:tabs>
              <w:tab w:val="right" w:leader="dot" w:pos="9350"/>
            </w:tabs>
            <w:rPr>
              <w:noProof/>
            </w:rPr>
          </w:pPr>
          <w:hyperlink w:anchor="_Toc494964958" w:history="1">
            <w:r w:rsidR="00FD4C5E" w:rsidRPr="008D7773">
              <w:rPr>
                <w:rStyle w:val="Hyperlink"/>
                <w:noProof/>
              </w:rPr>
              <w:t>6.1.1. JPEG Images</w:t>
            </w:r>
            <w:r w:rsidR="00FD4C5E">
              <w:rPr>
                <w:noProof/>
                <w:webHidden/>
              </w:rPr>
              <w:tab/>
            </w:r>
            <w:r w:rsidR="00FD4C5E">
              <w:rPr>
                <w:noProof/>
                <w:webHidden/>
              </w:rPr>
              <w:fldChar w:fldCharType="begin"/>
            </w:r>
            <w:r w:rsidR="00FD4C5E">
              <w:rPr>
                <w:noProof/>
                <w:webHidden/>
              </w:rPr>
              <w:instrText xml:space="preserve"> PAGEREF _Toc494964958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16C28766" w14:textId="38975157" w:rsidR="00FD4C5E" w:rsidRDefault="00015253">
          <w:pPr>
            <w:pStyle w:val="TOC3"/>
            <w:tabs>
              <w:tab w:val="right" w:leader="dot" w:pos="9350"/>
            </w:tabs>
            <w:rPr>
              <w:noProof/>
            </w:rPr>
          </w:pPr>
          <w:hyperlink w:anchor="_Toc494964959" w:history="1">
            <w:r w:rsidR="00FD4C5E" w:rsidRPr="008D7773">
              <w:rPr>
                <w:rStyle w:val="Hyperlink"/>
                <w:noProof/>
              </w:rPr>
              <w:t>6.1.2. PNG Images</w:t>
            </w:r>
            <w:r w:rsidR="00FD4C5E">
              <w:rPr>
                <w:noProof/>
                <w:webHidden/>
              </w:rPr>
              <w:tab/>
            </w:r>
            <w:r w:rsidR="00FD4C5E">
              <w:rPr>
                <w:noProof/>
                <w:webHidden/>
              </w:rPr>
              <w:fldChar w:fldCharType="begin"/>
            </w:r>
            <w:r w:rsidR="00FD4C5E">
              <w:rPr>
                <w:noProof/>
                <w:webHidden/>
              </w:rPr>
              <w:instrText xml:space="preserve"> PAGEREF _Toc494964959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3FD0FED7" w14:textId="58E1E93B" w:rsidR="00FD4C5E" w:rsidRDefault="00015253">
          <w:pPr>
            <w:pStyle w:val="TOC2"/>
            <w:tabs>
              <w:tab w:val="right" w:leader="dot" w:pos="9350"/>
            </w:tabs>
            <w:rPr>
              <w:b w:val="0"/>
              <w:noProof/>
            </w:rPr>
          </w:pPr>
          <w:hyperlink w:anchor="_Toc494964960" w:history="1">
            <w:r w:rsidR="00FD4C5E" w:rsidRPr="008D7773">
              <w:rPr>
                <w:rStyle w:val="Hyperlink"/>
                <w:noProof/>
              </w:rPr>
              <w:t>6.2. Core Properties</w:t>
            </w:r>
            <w:r w:rsidR="00FD4C5E">
              <w:rPr>
                <w:noProof/>
                <w:webHidden/>
              </w:rPr>
              <w:tab/>
            </w:r>
            <w:r w:rsidR="00FD4C5E">
              <w:rPr>
                <w:noProof/>
                <w:webHidden/>
              </w:rPr>
              <w:fldChar w:fldCharType="begin"/>
            </w:r>
            <w:r w:rsidR="00FD4C5E">
              <w:rPr>
                <w:noProof/>
                <w:webHidden/>
              </w:rPr>
              <w:instrText xml:space="preserve"> PAGEREF _Toc494964960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4FCD4D14" w14:textId="2353E355" w:rsidR="00FD4C5E" w:rsidRDefault="00015253">
          <w:pPr>
            <w:pStyle w:val="TOC2"/>
            <w:tabs>
              <w:tab w:val="right" w:leader="dot" w:pos="9350"/>
            </w:tabs>
            <w:rPr>
              <w:b w:val="0"/>
              <w:noProof/>
            </w:rPr>
          </w:pPr>
          <w:hyperlink w:anchor="_Toc494964961" w:history="1">
            <w:r w:rsidR="00FD4C5E" w:rsidRPr="008D7773">
              <w:rPr>
                <w:rStyle w:val="Hyperlink"/>
                <w:noProof/>
              </w:rPr>
              <w:t>6.3. Digital Signatures</w:t>
            </w:r>
            <w:r w:rsidR="00FD4C5E">
              <w:rPr>
                <w:noProof/>
                <w:webHidden/>
              </w:rPr>
              <w:tab/>
            </w:r>
            <w:r w:rsidR="00FD4C5E">
              <w:rPr>
                <w:noProof/>
                <w:webHidden/>
              </w:rPr>
              <w:fldChar w:fldCharType="begin"/>
            </w:r>
            <w:r w:rsidR="00FD4C5E">
              <w:rPr>
                <w:noProof/>
                <w:webHidden/>
              </w:rPr>
              <w:instrText xml:space="preserve"> PAGEREF _Toc494964961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1212E357" w14:textId="681078CD" w:rsidR="00FD4C5E" w:rsidRDefault="00015253">
          <w:pPr>
            <w:pStyle w:val="TOC3"/>
            <w:tabs>
              <w:tab w:val="right" w:leader="dot" w:pos="9350"/>
            </w:tabs>
            <w:rPr>
              <w:noProof/>
            </w:rPr>
          </w:pPr>
          <w:hyperlink w:anchor="_Toc494964962" w:history="1">
            <w:r w:rsidR="00FD4C5E" w:rsidRPr="008D7773">
              <w:rPr>
                <w:rStyle w:val="Hyperlink"/>
                <w:noProof/>
              </w:rPr>
              <w:t>6.3.1. Normalization</w:t>
            </w:r>
            <w:r w:rsidR="00FD4C5E">
              <w:rPr>
                <w:noProof/>
                <w:webHidden/>
              </w:rPr>
              <w:tab/>
            </w:r>
            <w:r w:rsidR="00FD4C5E">
              <w:rPr>
                <w:noProof/>
                <w:webHidden/>
              </w:rPr>
              <w:fldChar w:fldCharType="begin"/>
            </w:r>
            <w:r w:rsidR="00FD4C5E">
              <w:rPr>
                <w:noProof/>
                <w:webHidden/>
              </w:rPr>
              <w:instrText xml:space="preserve"> PAGEREF _Toc494964962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79A849BB" w14:textId="4B15A4CD" w:rsidR="00FD4C5E" w:rsidRDefault="00015253">
          <w:pPr>
            <w:pStyle w:val="TOC2"/>
            <w:tabs>
              <w:tab w:val="right" w:leader="dot" w:pos="9350"/>
            </w:tabs>
            <w:rPr>
              <w:b w:val="0"/>
              <w:noProof/>
            </w:rPr>
          </w:pPr>
          <w:hyperlink w:anchor="_Toc494964963" w:history="1">
            <w:r w:rsidR="00FD4C5E" w:rsidRPr="008D7773">
              <w:rPr>
                <w:rStyle w:val="Hyperlink"/>
                <w:noProof/>
              </w:rPr>
              <w:t>6.4. Protected Content</w:t>
            </w:r>
            <w:r w:rsidR="00FD4C5E">
              <w:rPr>
                <w:noProof/>
                <w:webHidden/>
              </w:rPr>
              <w:tab/>
            </w:r>
            <w:r w:rsidR="00FD4C5E">
              <w:rPr>
                <w:noProof/>
                <w:webHidden/>
              </w:rPr>
              <w:fldChar w:fldCharType="begin"/>
            </w:r>
            <w:r w:rsidR="00FD4C5E">
              <w:rPr>
                <w:noProof/>
                <w:webHidden/>
              </w:rPr>
              <w:instrText xml:space="preserve"> PAGEREF _Toc494964963 \h </w:instrText>
            </w:r>
            <w:r w:rsidR="00FD4C5E">
              <w:rPr>
                <w:noProof/>
                <w:webHidden/>
              </w:rPr>
            </w:r>
            <w:r w:rsidR="00FD4C5E">
              <w:rPr>
                <w:noProof/>
                <w:webHidden/>
              </w:rPr>
              <w:fldChar w:fldCharType="separate"/>
            </w:r>
            <w:r w:rsidR="00FD4C5E">
              <w:rPr>
                <w:noProof/>
                <w:webHidden/>
              </w:rPr>
              <w:t>40</w:t>
            </w:r>
            <w:r w:rsidR="00FD4C5E">
              <w:rPr>
                <w:noProof/>
                <w:webHidden/>
              </w:rPr>
              <w:fldChar w:fldCharType="end"/>
            </w:r>
          </w:hyperlink>
        </w:p>
        <w:p w14:paraId="482195ED" w14:textId="4DA5F7DA" w:rsidR="00FD4C5E" w:rsidRDefault="00015253">
          <w:pPr>
            <w:pStyle w:val="TOC1"/>
            <w:tabs>
              <w:tab w:val="right" w:leader="dot" w:pos="9350"/>
            </w:tabs>
            <w:rPr>
              <w:b w:val="0"/>
              <w:noProof/>
              <w:sz w:val="22"/>
              <w:szCs w:val="22"/>
            </w:rPr>
          </w:pPr>
          <w:hyperlink w:anchor="_Toc494964964" w:history="1">
            <w:r w:rsidR="00FD4C5E" w:rsidRPr="008D7773">
              <w:rPr>
                <w:rStyle w:val="Hyperlink"/>
                <w:noProof/>
              </w:rPr>
              <w:t>Part II. Appendixes</w:t>
            </w:r>
            <w:r w:rsidR="00FD4C5E">
              <w:rPr>
                <w:noProof/>
                <w:webHidden/>
              </w:rPr>
              <w:tab/>
            </w:r>
            <w:r w:rsidR="00FD4C5E">
              <w:rPr>
                <w:noProof/>
                <w:webHidden/>
              </w:rPr>
              <w:fldChar w:fldCharType="begin"/>
            </w:r>
            <w:r w:rsidR="00FD4C5E">
              <w:rPr>
                <w:noProof/>
                <w:webHidden/>
              </w:rPr>
              <w:instrText xml:space="preserve"> PAGEREF _Toc494964964 \h </w:instrText>
            </w:r>
            <w:r w:rsidR="00FD4C5E">
              <w:rPr>
                <w:noProof/>
                <w:webHidden/>
              </w:rPr>
            </w:r>
            <w:r w:rsidR="00FD4C5E">
              <w:rPr>
                <w:noProof/>
                <w:webHidden/>
              </w:rPr>
              <w:fldChar w:fldCharType="separate"/>
            </w:r>
            <w:r w:rsidR="00FD4C5E">
              <w:rPr>
                <w:noProof/>
                <w:webHidden/>
              </w:rPr>
              <w:t>41</w:t>
            </w:r>
            <w:r w:rsidR="00FD4C5E">
              <w:rPr>
                <w:noProof/>
                <w:webHidden/>
              </w:rPr>
              <w:fldChar w:fldCharType="end"/>
            </w:r>
          </w:hyperlink>
        </w:p>
        <w:p w14:paraId="4B817CD7" w14:textId="747F66D7" w:rsidR="00FD4C5E" w:rsidRDefault="00015253">
          <w:pPr>
            <w:pStyle w:val="TOC1"/>
            <w:tabs>
              <w:tab w:val="right" w:leader="dot" w:pos="9350"/>
            </w:tabs>
            <w:rPr>
              <w:b w:val="0"/>
              <w:noProof/>
              <w:sz w:val="22"/>
              <w:szCs w:val="22"/>
            </w:rPr>
          </w:pPr>
          <w:hyperlink w:anchor="_Toc494964965" w:history="1">
            <w:r w:rsidR="00FD4C5E" w:rsidRPr="008D7773">
              <w:rPr>
                <w:rStyle w:val="Hyperlink"/>
                <w:noProof/>
              </w:rPr>
              <w:t>Appendix A. Glossary</w:t>
            </w:r>
            <w:r w:rsidR="00FD4C5E">
              <w:rPr>
                <w:noProof/>
                <w:webHidden/>
              </w:rPr>
              <w:tab/>
            </w:r>
            <w:r w:rsidR="00FD4C5E">
              <w:rPr>
                <w:noProof/>
                <w:webHidden/>
              </w:rPr>
              <w:fldChar w:fldCharType="begin"/>
            </w:r>
            <w:r w:rsidR="00FD4C5E">
              <w:rPr>
                <w:noProof/>
                <w:webHidden/>
              </w:rPr>
              <w:instrText xml:space="preserve"> PAGEREF _Toc494964965 \h </w:instrText>
            </w:r>
            <w:r w:rsidR="00FD4C5E">
              <w:rPr>
                <w:noProof/>
                <w:webHidden/>
              </w:rPr>
            </w:r>
            <w:r w:rsidR="00FD4C5E">
              <w:rPr>
                <w:noProof/>
                <w:webHidden/>
              </w:rPr>
              <w:fldChar w:fldCharType="separate"/>
            </w:r>
            <w:r w:rsidR="00FD4C5E">
              <w:rPr>
                <w:noProof/>
                <w:webHidden/>
              </w:rPr>
              <w:t>42</w:t>
            </w:r>
            <w:r w:rsidR="00FD4C5E">
              <w:rPr>
                <w:noProof/>
                <w:webHidden/>
              </w:rPr>
              <w:fldChar w:fldCharType="end"/>
            </w:r>
          </w:hyperlink>
        </w:p>
        <w:p w14:paraId="419F127B" w14:textId="44F362E8" w:rsidR="00FD4C5E" w:rsidRDefault="00015253">
          <w:pPr>
            <w:pStyle w:val="TOC1"/>
            <w:tabs>
              <w:tab w:val="right" w:leader="dot" w:pos="9350"/>
            </w:tabs>
            <w:rPr>
              <w:b w:val="0"/>
              <w:noProof/>
              <w:sz w:val="22"/>
              <w:szCs w:val="22"/>
            </w:rPr>
          </w:pPr>
          <w:hyperlink w:anchor="_Toc494964966" w:history="1">
            <w:r w:rsidR="00FD4C5E" w:rsidRPr="008D7773">
              <w:rPr>
                <w:rStyle w:val="Hyperlink"/>
                <w:noProof/>
              </w:rPr>
              <w:t>Appendix B.1. 3MF XSD Schema</w:t>
            </w:r>
            <w:r w:rsidR="00FD4C5E">
              <w:rPr>
                <w:noProof/>
                <w:webHidden/>
              </w:rPr>
              <w:tab/>
            </w:r>
            <w:r w:rsidR="00FD4C5E">
              <w:rPr>
                <w:noProof/>
                <w:webHidden/>
              </w:rPr>
              <w:fldChar w:fldCharType="begin"/>
            </w:r>
            <w:r w:rsidR="00FD4C5E">
              <w:rPr>
                <w:noProof/>
                <w:webHidden/>
              </w:rPr>
              <w:instrText xml:space="preserve"> PAGEREF _Toc494964966 \h </w:instrText>
            </w:r>
            <w:r w:rsidR="00FD4C5E">
              <w:rPr>
                <w:noProof/>
                <w:webHidden/>
              </w:rPr>
            </w:r>
            <w:r w:rsidR="00FD4C5E">
              <w:rPr>
                <w:noProof/>
                <w:webHidden/>
              </w:rPr>
              <w:fldChar w:fldCharType="separate"/>
            </w:r>
            <w:r w:rsidR="00FD4C5E">
              <w:rPr>
                <w:noProof/>
                <w:webHidden/>
              </w:rPr>
              <w:t>45</w:t>
            </w:r>
            <w:r w:rsidR="00FD4C5E">
              <w:rPr>
                <w:noProof/>
                <w:webHidden/>
              </w:rPr>
              <w:fldChar w:fldCharType="end"/>
            </w:r>
          </w:hyperlink>
        </w:p>
        <w:p w14:paraId="0E94D260" w14:textId="68F1E30F" w:rsidR="00FD4C5E" w:rsidRDefault="00015253">
          <w:pPr>
            <w:pStyle w:val="TOC1"/>
            <w:tabs>
              <w:tab w:val="right" w:leader="dot" w:pos="9350"/>
            </w:tabs>
            <w:rPr>
              <w:b w:val="0"/>
              <w:noProof/>
              <w:sz w:val="22"/>
              <w:szCs w:val="22"/>
            </w:rPr>
          </w:pPr>
          <w:hyperlink w:anchor="_Toc494964967" w:history="1">
            <w:r w:rsidR="00FD4C5E" w:rsidRPr="008D7773">
              <w:rPr>
                <w:rStyle w:val="Hyperlink"/>
                <w:noProof/>
              </w:rPr>
              <w:t>Appendix B.2. 3MF Metadata Example</w:t>
            </w:r>
            <w:r w:rsidR="00FD4C5E">
              <w:rPr>
                <w:noProof/>
                <w:webHidden/>
              </w:rPr>
              <w:tab/>
            </w:r>
            <w:r w:rsidR="00FD4C5E">
              <w:rPr>
                <w:noProof/>
                <w:webHidden/>
              </w:rPr>
              <w:fldChar w:fldCharType="begin"/>
            </w:r>
            <w:r w:rsidR="00FD4C5E">
              <w:rPr>
                <w:noProof/>
                <w:webHidden/>
              </w:rPr>
              <w:instrText xml:space="preserve"> PAGEREF _Toc494964967 \h </w:instrText>
            </w:r>
            <w:r w:rsidR="00FD4C5E">
              <w:rPr>
                <w:noProof/>
                <w:webHidden/>
              </w:rPr>
            </w:r>
            <w:r w:rsidR="00FD4C5E">
              <w:rPr>
                <w:noProof/>
                <w:webHidden/>
              </w:rPr>
              <w:fldChar w:fldCharType="separate"/>
            </w:r>
            <w:r w:rsidR="00FD4C5E">
              <w:rPr>
                <w:noProof/>
                <w:webHidden/>
              </w:rPr>
              <w:t>49</w:t>
            </w:r>
            <w:r w:rsidR="00FD4C5E">
              <w:rPr>
                <w:noProof/>
                <w:webHidden/>
              </w:rPr>
              <w:fldChar w:fldCharType="end"/>
            </w:r>
          </w:hyperlink>
        </w:p>
        <w:p w14:paraId="7E57709B" w14:textId="098884A0" w:rsidR="00FD4C5E" w:rsidRDefault="00015253">
          <w:pPr>
            <w:pStyle w:val="TOC1"/>
            <w:tabs>
              <w:tab w:val="right" w:leader="dot" w:pos="9350"/>
            </w:tabs>
            <w:rPr>
              <w:b w:val="0"/>
              <w:noProof/>
              <w:sz w:val="22"/>
              <w:szCs w:val="22"/>
            </w:rPr>
          </w:pPr>
          <w:hyperlink w:anchor="_Toc494964968" w:history="1">
            <w:r w:rsidR="00FD4C5E" w:rsidRPr="008D7773">
              <w:rPr>
                <w:rStyle w:val="Hyperlink"/>
                <w:noProof/>
              </w:rPr>
              <w:t>Appendix C. Standard Namespaces and Content Types</w:t>
            </w:r>
            <w:r w:rsidR="00FD4C5E">
              <w:rPr>
                <w:noProof/>
                <w:webHidden/>
              </w:rPr>
              <w:tab/>
            </w:r>
            <w:r w:rsidR="00FD4C5E">
              <w:rPr>
                <w:noProof/>
                <w:webHidden/>
              </w:rPr>
              <w:fldChar w:fldCharType="begin"/>
            </w:r>
            <w:r w:rsidR="00FD4C5E">
              <w:rPr>
                <w:noProof/>
                <w:webHidden/>
              </w:rPr>
              <w:instrText xml:space="preserve"> PAGEREF _Toc494964968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7B87F24D" w14:textId="0DCCCECA" w:rsidR="00FD4C5E" w:rsidRDefault="00015253">
          <w:pPr>
            <w:pStyle w:val="TOC2"/>
            <w:tabs>
              <w:tab w:val="left" w:pos="880"/>
              <w:tab w:val="right" w:leader="dot" w:pos="9350"/>
            </w:tabs>
            <w:rPr>
              <w:b w:val="0"/>
              <w:noProof/>
            </w:rPr>
          </w:pPr>
          <w:hyperlink w:anchor="_Toc494964969" w:history="1">
            <w:r w:rsidR="00FD4C5E" w:rsidRPr="008D7773">
              <w:rPr>
                <w:rStyle w:val="Hyperlink"/>
                <w:noProof/>
              </w:rPr>
              <w:t>C.1</w:t>
            </w:r>
            <w:r w:rsidR="00FD4C5E">
              <w:rPr>
                <w:b w:val="0"/>
                <w:noProof/>
              </w:rPr>
              <w:tab/>
            </w:r>
            <w:r w:rsidR="00FD4C5E" w:rsidRPr="008D7773">
              <w:rPr>
                <w:rStyle w:val="Hyperlink"/>
                <w:noProof/>
              </w:rPr>
              <w:t>Content Types</w:t>
            </w:r>
            <w:r w:rsidR="00FD4C5E">
              <w:rPr>
                <w:noProof/>
                <w:webHidden/>
              </w:rPr>
              <w:tab/>
            </w:r>
            <w:r w:rsidR="00FD4C5E">
              <w:rPr>
                <w:noProof/>
                <w:webHidden/>
              </w:rPr>
              <w:fldChar w:fldCharType="begin"/>
            </w:r>
            <w:r w:rsidR="00FD4C5E">
              <w:rPr>
                <w:noProof/>
                <w:webHidden/>
              </w:rPr>
              <w:instrText xml:space="preserve"> PAGEREF _Toc494964969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296767E3" w14:textId="0C600DCC" w:rsidR="00FD4C5E" w:rsidRDefault="00015253">
          <w:pPr>
            <w:pStyle w:val="TOC2"/>
            <w:tabs>
              <w:tab w:val="left" w:pos="880"/>
              <w:tab w:val="right" w:leader="dot" w:pos="9350"/>
            </w:tabs>
            <w:rPr>
              <w:b w:val="0"/>
              <w:noProof/>
            </w:rPr>
          </w:pPr>
          <w:hyperlink w:anchor="_Toc494964970" w:history="1">
            <w:r w:rsidR="00FD4C5E" w:rsidRPr="008D7773">
              <w:rPr>
                <w:rStyle w:val="Hyperlink"/>
                <w:noProof/>
              </w:rPr>
              <w:t>C.2</w:t>
            </w:r>
            <w:r w:rsidR="00FD4C5E">
              <w:rPr>
                <w:b w:val="0"/>
                <w:noProof/>
              </w:rPr>
              <w:tab/>
            </w:r>
            <w:r w:rsidR="00FD4C5E" w:rsidRPr="008D7773">
              <w:rPr>
                <w:rStyle w:val="Hyperlink"/>
                <w:noProof/>
              </w:rPr>
              <w:t>Relationship Types</w:t>
            </w:r>
            <w:r w:rsidR="00FD4C5E">
              <w:rPr>
                <w:noProof/>
                <w:webHidden/>
              </w:rPr>
              <w:tab/>
            </w:r>
            <w:r w:rsidR="00FD4C5E">
              <w:rPr>
                <w:noProof/>
                <w:webHidden/>
              </w:rPr>
              <w:fldChar w:fldCharType="begin"/>
            </w:r>
            <w:r w:rsidR="00FD4C5E">
              <w:rPr>
                <w:noProof/>
                <w:webHidden/>
              </w:rPr>
              <w:instrText xml:space="preserve"> PAGEREF _Toc494964970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7F09494D" w14:textId="619A5508" w:rsidR="00FD4C5E" w:rsidRDefault="00015253">
          <w:pPr>
            <w:pStyle w:val="TOC2"/>
            <w:tabs>
              <w:tab w:val="left" w:pos="880"/>
              <w:tab w:val="right" w:leader="dot" w:pos="9350"/>
            </w:tabs>
            <w:rPr>
              <w:b w:val="0"/>
              <w:noProof/>
            </w:rPr>
          </w:pPr>
          <w:hyperlink w:anchor="_Toc494964971" w:history="1">
            <w:r w:rsidR="00FD4C5E" w:rsidRPr="008D7773">
              <w:rPr>
                <w:rStyle w:val="Hyperlink"/>
                <w:noProof/>
              </w:rPr>
              <w:t>C.3</w:t>
            </w:r>
            <w:r w:rsidR="00FD4C5E">
              <w:rPr>
                <w:b w:val="0"/>
                <w:noProof/>
              </w:rPr>
              <w:tab/>
            </w:r>
            <w:r w:rsidR="00FD4C5E" w:rsidRPr="008D7773">
              <w:rPr>
                <w:rStyle w:val="Hyperlink"/>
                <w:noProof/>
              </w:rPr>
              <w:t>Namespaces</w:t>
            </w:r>
            <w:r w:rsidR="00FD4C5E">
              <w:rPr>
                <w:noProof/>
                <w:webHidden/>
              </w:rPr>
              <w:tab/>
            </w:r>
            <w:r w:rsidR="00FD4C5E">
              <w:rPr>
                <w:noProof/>
                <w:webHidden/>
              </w:rPr>
              <w:fldChar w:fldCharType="begin"/>
            </w:r>
            <w:r w:rsidR="00FD4C5E">
              <w:rPr>
                <w:noProof/>
                <w:webHidden/>
              </w:rPr>
              <w:instrText xml:space="preserve"> PAGEREF _Toc494964971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224E0703" w14:textId="10DFBB39" w:rsidR="00FD4C5E" w:rsidRDefault="00015253">
          <w:pPr>
            <w:pStyle w:val="TOC1"/>
            <w:tabs>
              <w:tab w:val="right" w:leader="dot" w:pos="9350"/>
            </w:tabs>
            <w:rPr>
              <w:b w:val="0"/>
              <w:noProof/>
              <w:sz w:val="22"/>
              <w:szCs w:val="22"/>
            </w:rPr>
          </w:pPr>
          <w:hyperlink w:anchor="_Toc494964972" w:history="1">
            <w:r w:rsidR="00FD4C5E" w:rsidRPr="008D7773">
              <w:rPr>
                <w:rStyle w:val="Hyperlink"/>
                <w:noProof/>
              </w:rPr>
              <w:t>References</w:t>
            </w:r>
            <w:r w:rsidR="00FD4C5E">
              <w:rPr>
                <w:noProof/>
                <w:webHidden/>
              </w:rPr>
              <w:tab/>
            </w:r>
            <w:r w:rsidR="00FD4C5E">
              <w:rPr>
                <w:noProof/>
                <w:webHidden/>
              </w:rPr>
              <w:fldChar w:fldCharType="begin"/>
            </w:r>
            <w:r w:rsidR="00FD4C5E">
              <w:rPr>
                <w:noProof/>
                <w:webHidden/>
              </w:rPr>
              <w:instrText xml:space="preserve"> PAGEREF _Toc494964972 \h </w:instrText>
            </w:r>
            <w:r w:rsidR="00FD4C5E">
              <w:rPr>
                <w:noProof/>
                <w:webHidden/>
              </w:rPr>
            </w:r>
            <w:r w:rsidR="00FD4C5E">
              <w:rPr>
                <w:noProof/>
                <w:webHidden/>
              </w:rPr>
              <w:fldChar w:fldCharType="separate"/>
            </w:r>
            <w:r w:rsidR="00FD4C5E">
              <w:rPr>
                <w:noProof/>
                <w:webHidden/>
              </w:rPr>
              <w:t>52</w:t>
            </w:r>
            <w:r w:rsidR="00FD4C5E">
              <w:rPr>
                <w:noProof/>
                <w:webHidden/>
              </w:rPr>
              <w:fldChar w:fldCharType="end"/>
            </w:r>
          </w:hyperlink>
        </w:p>
        <w:p w14:paraId="71677610" w14:textId="42E932FA" w:rsidR="003309A6" w:rsidRDefault="003309A6">
          <w:r>
            <w:fldChar w:fldCharType="end"/>
          </w:r>
        </w:p>
      </w:sdtContent>
    </w:sdt>
    <w:p w14:paraId="2BE464A7" w14:textId="77777777" w:rsidR="000D7C2E" w:rsidRPr="00ED7A35" w:rsidRDefault="00ED7A35" w:rsidP="004C5F54">
      <w:pPr>
        <w:pStyle w:val="Heading1"/>
        <w:numPr>
          <w:ilvl w:val="0"/>
          <w:numId w:val="0"/>
        </w:numPr>
      </w:pPr>
      <w:bookmarkStart w:id="4" w:name="_Toc494964914"/>
      <w:bookmarkStart w:id="5" w:name="_Toc444090278"/>
      <w:r w:rsidRPr="00ED7A35">
        <w:lastRenderedPageBreak/>
        <w:t>Preface</w:t>
      </w:r>
      <w:bookmarkEnd w:id="4"/>
      <w:bookmarkEnd w:id="5"/>
    </w:p>
    <w:p w14:paraId="73F61D5A" w14:textId="77777777" w:rsidR="00ED7A35" w:rsidRPr="00D76EB5" w:rsidRDefault="00ED7A35" w:rsidP="00737C61">
      <w:pPr>
        <w:pStyle w:val="Heading2"/>
        <w:numPr>
          <w:ilvl w:val="0"/>
          <w:numId w:val="0"/>
        </w:numPr>
        <w:ind w:left="18"/>
      </w:pPr>
      <w:bookmarkStart w:id="6" w:name="_Toc494964915"/>
      <w:bookmarkStart w:id="7" w:name="_Toc444090279"/>
      <w:r w:rsidRPr="00D76EB5">
        <w:t>About this Specification</w:t>
      </w:r>
      <w:bookmarkEnd w:id="6"/>
      <w:bookmarkEnd w:id="7"/>
    </w:p>
    <w:p w14:paraId="43D0F8DC" w14:textId="77777777" w:rsidR="005D3C83" w:rsidRDefault="00ED7A35" w:rsidP="0093233C">
      <w:r>
        <w:t xml:space="preserve">The </w:t>
      </w:r>
      <w:r w:rsidR="005D3C83">
        <w:rPr>
          <w:b/>
          <w:i/>
        </w:rPr>
        <w:t>3D Manufacturing Format</w:t>
      </w:r>
      <w:r w:rsidR="005D3C83">
        <w:t xml:space="preserve">, or </w:t>
      </w:r>
      <w:r w:rsidR="005D3C83" w:rsidRPr="005D3C83">
        <w:rPr>
          <w:rStyle w:val="Glossary"/>
        </w:rPr>
        <w:t>3MF</w:t>
      </w:r>
      <w:r w:rsidR="005D3C83">
        <w:t>,</w:t>
      </w:r>
      <w:r>
        <w:t xml:space="preserve"> </w:t>
      </w:r>
      <w:r w:rsidR="005D3C83">
        <w:t>describes the set of conventions for the use of XML and other widely available technologies to describe the content and appearance of one or more 3D models. It is written for developers who are building systems to process 3MF content.</w:t>
      </w:r>
    </w:p>
    <w:p w14:paraId="42E7F0CE" w14:textId="77777777" w:rsidR="00ED7A35" w:rsidRDefault="00ED7A35" w:rsidP="00ED7A35">
      <w:r>
        <w:t xml:space="preserve">A primary goal </w:t>
      </w:r>
      <w:r w:rsidR="0093233C">
        <w:t xml:space="preserve">of this specification </w:t>
      </w:r>
      <w:r>
        <w:t xml:space="preserve">is to ensure the interoperability of independently created software and hardware systems that produce or consume </w:t>
      </w:r>
      <w:r w:rsidR="005D3C83">
        <w:t>3MF</w:t>
      </w:r>
      <w:r>
        <w:t xml:space="preserve"> content</w:t>
      </w:r>
      <w:r w:rsidR="0093233C">
        <w:t xml:space="preserve">. </w:t>
      </w:r>
      <w:r w:rsidR="005D3C83">
        <w:t>This specification defines the formal requirements that producers and consumers must satisfy in order to achieve interoperability</w:t>
      </w:r>
      <w:r w:rsidR="0093233C">
        <w:t>.</w:t>
      </w:r>
    </w:p>
    <w:p w14:paraId="570DE35B" w14:textId="77777777" w:rsidR="000F4ED4" w:rsidRDefault="005D3C83" w:rsidP="00ED7A35">
      <w:r>
        <w:t>This specification describes a 3D model</w:t>
      </w:r>
      <w:r w:rsidR="000F4ED4">
        <w:t xml:space="preserve"> and containing</w:t>
      </w:r>
      <w:r>
        <w:t xml:space="preserve"> forma</w:t>
      </w:r>
      <w:r w:rsidR="000F4ED4">
        <w:t xml:space="preserve">t called the </w:t>
      </w:r>
      <w:r w:rsidR="000F4ED4" w:rsidRPr="000F4ED4">
        <w:rPr>
          <w:rStyle w:val="Glossary"/>
        </w:rPr>
        <w:t xml:space="preserve">3MF </w:t>
      </w:r>
      <w:r w:rsidR="000F4ED4">
        <w:rPr>
          <w:rStyle w:val="Glossary"/>
        </w:rPr>
        <w:t>Document</w:t>
      </w:r>
      <w:r w:rsidR="000F4ED4">
        <w:t>. The format requirements are an extension of the packaging requirements described in the Open Packaging Conventions specification. That specification describes packaging and physical format conventions for the use of XML, Unicode, ZIP, and other technologies and specifications to organize the content and resources that make up any model. They are an integral part of the 3MF specification.</w:t>
      </w:r>
    </w:p>
    <w:p w14:paraId="4AD7EFB4" w14:textId="77777777" w:rsidR="00A24053" w:rsidRDefault="00A24053" w:rsidP="00A24053">
      <w:r>
        <w:t xml:space="preserve">Understanding this specification requires working knowledge of the Extensible Markup Language (XML) and XML Namespace specifications. Full understanding might also require domain knowledge of common terms and procedures within the </w:t>
      </w:r>
      <w:r w:rsidR="007F3489">
        <w:t>3D</w:t>
      </w:r>
      <w:r>
        <w:t xml:space="preserve"> manufacturing sector, although every effort has been made to minimize such reliance.</w:t>
      </w:r>
    </w:p>
    <w:p w14:paraId="59139778" w14:textId="77777777" w:rsidR="009B4E20" w:rsidRDefault="009B4E20" w:rsidP="00A24053">
      <w:r>
        <w:t>The 3MF Consortium offers a free to use open source implementation of this specification in order to allow an easy adoption of the format in applications handling 3D content.</w:t>
      </w:r>
    </w:p>
    <w:p w14:paraId="5FA6B095" w14:textId="77777777" w:rsidR="000F4ED4" w:rsidRDefault="000F4ED4" w:rsidP="00ED7A35">
      <w:r>
        <w:t>Part I, “3MF Documents,” presents the details of the primarily XML-based 3MF Document format. This section describes the XML markup that defines the composition of 3D documents and the appearance of each model within the document.</w:t>
      </w:r>
    </w:p>
    <w:p w14:paraId="18D123BD" w14:textId="77777777" w:rsidR="000F4ED4" w:rsidRDefault="00944B2D" w:rsidP="00ED7A35">
      <w:r>
        <w:t>Part II</w:t>
      </w:r>
      <w:r w:rsidR="000F4ED4">
        <w:t>, “Appendixes,” contains additional technical details and schemas too extensive to include in the main body of the text as well as convenient reference information.</w:t>
      </w:r>
    </w:p>
    <w:p w14:paraId="2A54DACF" w14:textId="77777777" w:rsidR="0093233C" w:rsidRDefault="0093233C" w:rsidP="00ED7A35">
      <w:r>
        <w:t>The information contained in this specification is subject to change. Every effort has been made to ensure its accur</w:t>
      </w:r>
      <w:r w:rsidR="00A24053">
        <w:t>acy at the time of publication.</w:t>
      </w:r>
    </w:p>
    <w:p w14:paraId="145B062D" w14:textId="77777777" w:rsidR="009E4106" w:rsidRDefault="009E4106" w:rsidP="00737C61">
      <w:pPr>
        <w:pStyle w:val="Heading2"/>
        <w:numPr>
          <w:ilvl w:val="0"/>
          <w:numId w:val="0"/>
        </w:numPr>
        <w:ind w:left="18"/>
      </w:pPr>
      <w:bookmarkStart w:id="8" w:name="_Toc494964916"/>
      <w:bookmarkStart w:id="9" w:name="_Toc444090280"/>
      <w:r>
        <w:t>Document Conventions</w:t>
      </w:r>
      <w:bookmarkEnd w:id="8"/>
      <w:bookmarkEnd w:id="9"/>
    </w:p>
    <w:p w14:paraId="0308B110" w14:textId="77777777" w:rsidR="009E4106" w:rsidRDefault="009E4106" w:rsidP="00ED7A35">
      <w:r>
        <w:t>Except where otherwise noted, syntax descriptions are expressed in the ABNF format as defined in RFC 4234.</w:t>
      </w:r>
    </w:p>
    <w:p w14:paraId="7F7D5593" w14:textId="77777777" w:rsidR="009E4106" w:rsidRDefault="009E4106" w:rsidP="00ED7A35">
      <w:r>
        <w:t xml:space="preserve">Glossary terms are formatted like </w:t>
      </w:r>
      <w:r w:rsidRPr="00EB33D8">
        <w:rPr>
          <w:rStyle w:val="Glossary"/>
        </w:rPr>
        <w:t>this</w:t>
      </w:r>
      <w:r>
        <w:t>.</w:t>
      </w:r>
    </w:p>
    <w:p w14:paraId="0648F367" w14:textId="77777777" w:rsidR="009E4106" w:rsidRPr="00EB33D8" w:rsidRDefault="009E4106" w:rsidP="00EB33D8">
      <w:r w:rsidRPr="00EB33D8">
        <w:lastRenderedPageBreak/>
        <w:t xml:space="preserve">Syntax descriptions and code are formatted in </w:t>
      </w:r>
      <w:r w:rsidRPr="005E0F89">
        <w:rPr>
          <w:rStyle w:val="SyntaxChar"/>
        </w:rPr>
        <w:t>monospace</w:t>
      </w:r>
      <w:r w:rsidRPr="00EB33D8">
        <w:t xml:space="preserve"> type.</w:t>
      </w:r>
    </w:p>
    <w:p w14:paraId="37AE585C" w14:textId="77777777" w:rsidR="009E4106" w:rsidRDefault="00EB33D8" w:rsidP="00EB33D8">
      <w:r>
        <w:t>Replacea</w:t>
      </w:r>
      <w:r w:rsidR="009E4106">
        <w:t xml:space="preserve">ble items, that is, an item intended to be replaced by a value, are formatted in </w:t>
      </w:r>
      <w:r w:rsidR="009E4106" w:rsidRPr="00EB33D8">
        <w:rPr>
          <w:rStyle w:val="ReplaceableSyntaxChar"/>
        </w:rPr>
        <w:t>monospace cursive</w:t>
      </w:r>
      <w:r w:rsidR="009E4106">
        <w:t xml:space="preserve"> type.</w:t>
      </w:r>
    </w:p>
    <w:p w14:paraId="3680A620" w14:textId="77777777" w:rsidR="009E4106" w:rsidRDefault="009E4106" w:rsidP="00ED7A35">
      <w:r>
        <w:t>Notes are formatted as follows:</w:t>
      </w:r>
    </w:p>
    <w:p w14:paraId="0071F843" w14:textId="77777777" w:rsidR="009E4106" w:rsidRDefault="009E4106" w:rsidP="00F95549">
      <w:pPr>
        <w:pStyle w:val="Note"/>
      </w:pPr>
      <w:r w:rsidRPr="00F95549">
        <w:rPr>
          <w:b/>
        </w:rPr>
        <w:t>Note:</w:t>
      </w:r>
      <w:r>
        <w:t xml:space="preserve"> This is a note.</w:t>
      </w:r>
    </w:p>
    <w:p w14:paraId="70C50D66" w14:textId="77777777" w:rsidR="009E4106" w:rsidRDefault="009E4106" w:rsidP="00737C61">
      <w:pPr>
        <w:pStyle w:val="Heading2"/>
        <w:numPr>
          <w:ilvl w:val="0"/>
          <w:numId w:val="0"/>
        </w:numPr>
        <w:ind w:left="18"/>
      </w:pPr>
      <w:bookmarkStart w:id="10" w:name="_Toc494964917"/>
      <w:bookmarkStart w:id="11" w:name="_Toc444090281"/>
      <w:r>
        <w:t>Language Notes</w:t>
      </w:r>
      <w:bookmarkEnd w:id="10"/>
      <w:bookmarkEnd w:id="11"/>
    </w:p>
    <w:p w14:paraId="52A00793" w14:textId="77777777" w:rsidR="009E4106" w:rsidRDefault="009E4106" w:rsidP="00ED7A35">
      <w:r>
        <w:t>In this specification, the words that are used to define the significance of each requirement are written in uppercase. These words are used in accordance with their definitions in RFC 2119, and their respective meanings are reproduced below:</w:t>
      </w:r>
    </w:p>
    <w:p w14:paraId="604F869D" w14:textId="77777777" w:rsidR="009E4106" w:rsidRDefault="009E4106" w:rsidP="009E4106">
      <w:pPr>
        <w:pStyle w:val="ListParagraph"/>
        <w:numPr>
          <w:ilvl w:val="0"/>
          <w:numId w:val="1"/>
        </w:numPr>
      </w:pPr>
      <w:r w:rsidRPr="00EB33D8">
        <w:rPr>
          <w:i/>
        </w:rPr>
        <w:t>MUST.</w:t>
      </w:r>
      <w:r>
        <w:t xml:space="preserve"> </w:t>
      </w:r>
      <w:r w:rsidR="00EB33D8">
        <w:t>This word, or the adjective “REQUIRED,” means that the item is an absolute requirement of the specification.</w:t>
      </w:r>
    </w:p>
    <w:p w14:paraId="65EC2AAC" w14:textId="77777777" w:rsidR="00EB33D8" w:rsidRDefault="00EB33D8" w:rsidP="009E4106">
      <w:pPr>
        <w:pStyle w:val="ListParagraph"/>
        <w:numPr>
          <w:ilvl w:val="0"/>
          <w:numId w:val="1"/>
        </w:numPr>
      </w:pPr>
      <w:r w:rsidRPr="001454C4">
        <w:rPr>
          <w:i/>
        </w:rPr>
        <w:t>SHOULD.</w:t>
      </w:r>
      <w:r>
        <w:t xml:space="preserve"> </w:t>
      </w:r>
      <w:r w:rsidR="001454C4">
        <w:t>This word, or the adjective “RECOMMENDED,” means that there may exist valid reasons in particular circumstances to ignore this item, but the full implications should be understood and the case carefully weighed before choosing a different course.</w:t>
      </w:r>
    </w:p>
    <w:p w14:paraId="302DE911" w14:textId="77777777" w:rsidR="001454C4" w:rsidRDefault="001454C4" w:rsidP="009E4106">
      <w:pPr>
        <w:pStyle w:val="ListParagraph"/>
        <w:numPr>
          <w:ilvl w:val="0"/>
          <w:numId w:val="1"/>
        </w:numPr>
      </w:pPr>
      <w:r>
        <w:rPr>
          <w:i/>
        </w:rPr>
        <w:t>MAY.</w:t>
      </w:r>
      <w:r>
        <w:t xml:space="preserve"> This word, or the adjective “OPTIONAL,” means that this item is truly optional. For example, one implementation may choose to include the item because a particular marketplace or scenario requires it or because it enhances the product. Another implementation may omit the same item.</w:t>
      </w:r>
    </w:p>
    <w:p w14:paraId="6C53102F" w14:textId="77777777" w:rsidR="001454C4" w:rsidRDefault="001454C4" w:rsidP="00737C61">
      <w:pPr>
        <w:pStyle w:val="Heading2"/>
        <w:numPr>
          <w:ilvl w:val="0"/>
          <w:numId w:val="0"/>
        </w:numPr>
        <w:ind w:left="18"/>
      </w:pPr>
      <w:bookmarkStart w:id="12" w:name="_Toc494964918"/>
      <w:bookmarkStart w:id="13" w:name="_Toc444090282"/>
      <w:r>
        <w:t>Software Conformance</w:t>
      </w:r>
      <w:bookmarkEnd w:id="12"/>
      <w:bookmarkEnd w:id="13"/>
    </w:p>
    <w:p w14:paraId="49A0C134" w14:textId="77777777" w:rsidR="001454C4" w:rsidRDefault="00A24053" w:rsidP="001454C4">
      <w:r>
        <w:t>Most requirements are expressed as format or package r</w:t>
      </w:r>
      <w:r w:rsidR="001454C4">
        <w:t>equirements rather than implementation requirements.</w:t>
      </w:r>
    </w:p>
    <w:p w14:paraId="3720B18C" w14:textId="77777777" w:rsidR="00A24053" w:rsidRDefault="00A24053" w:rsidP="001454C4">
      <w:r>
        <w:t>In order for consumers to be considered conformant, they must observe the following rules:</w:t>
      </w:r>
    </w:p>
    <w:p w14:paraId="7C481089" w14:textId="77777777" w:rsidR="00A24053" w:rsidRDefault="00A24053" w:rsidP="00A24053">
      <w:pPr>
        <w:pStyle w:val="ListParagraph"/>
        <w:numPr>
          <w:ilvl w:val="0"/>
          <w:numId w:val="21"/>
        </w:numPr>
      </w:pPr>
      <w:r>
        <w:t>They MUST NOT report errors when processing conforming instances of the document format except when forced to do so by resource exhaustion.</w:t>
      </w:r>
    </w:p>
    <w:p w14:paraId="73AF5F50" w14:textId="77777777" w:rsidR="00A24053" w:rsidRDefault="00A24053" w:rsidP="00A24053">
      <w:pPr>
        <w:pStyle w:val="ListParagraph"/>
        <w:numPr>
          <w:ilvl w:val="0"/>
          <w:numId w:val="21"/>
        </w:numPr>
      </w:pPr>
      <w:r>
        <w:t>They SHOULD report errors when processing non-conforming instances of the document format when doing so does not pose an undue processing or performance burden.</w:t>
      </w:r>
    </w:p>
    <w:p w14:paraId="29E87088" w14:textId="77777777" w:rsidR="00A24053" w:rsidRDefault="00A24053" w:rsidP="00A24053">
      <w:r>
        <w:t>In order for producers to be considered conformant, they mu</w:t>
      </w:r>
      <w:r w:rsidR="00E0308E">
        <w:t>s</w:t>
      </w:r>
      <w:r>
        <w:t>t observe the following rules:</w:t>
      </w:r>
    </w:p>
    <w:p w14:paraId="5531DD9B" w14:textId="77777777" w:rsidR="00A24053" w:rsidRDefault="00A24053" w:rsidP="00A24053">
      <w:pPr>
        <w:pStyle w:val="ListParagraph"/>
        <w:numPr>
          <w:ilvl w:val="0"/>
          <w:numId w:val="22"/>
        </w:numPr>
      </w:pPr>
      <w:r>
        <w:t>They MUST NOT generate any new, non-conforming instances of the document format.</w:t>
      </w:r>
    </w:p>
    <w:p w14:paraId="750F7918" w14:textId="77777777" w:rsidR="00A24053" w:rsidRDefault="00A24053" w:rsidP="00A24053">
      <w:pPr>
        <w:pStyle w:val="ListParagraph"/>
        <w:numPr>
          <w:ilvl w:val="0"/>
          <w:numId w:val="22"/>
        </w:numPr>
      </w:pPr>
      <w:r>
        <w:t>They MUST NOT</w:t>
      </w:r>
      <w:r w:rsidR="00E0308E">
        <w:t xml:space="preserve"> introduce any non-conformance when modifying an instance of the document format.</w:t>
      </w:r>
    </w:p>
    <w:p w14:paraId="6DA57C3C" w14:textId="77777777" w:rsidR="00E0308E" w:rsidRDefault="00E0308E" w:rsidP="00E0308E">
      <w:r>
        <w:lastRenderedPageBreak/>
        <w:t>Editing applications are subject to all of the above rules.</w:t>
      </w:r>
    </w:p>
    <w:p w14:paraId="7CC578EB" w14:textId="77777777" w:rsidR="0091479E" w:rsidRDefault="0091479E">
      <w:pPr>
        <w:rPr>
          <w:rFonts w:ascii="Arial" w:eastAsiaTheme="majorEastAsia" w:hAnsi="Arial" w:cs="Arial"/>
          <w:b/>
          <w:bCs/>
          <w:sz w:val="28"/>
          <w:szCs w:val="28"/>
        </w:rPr>
      </w:pPr>
      <w:r>
        <w:br w:type="page"/>
      </w:r>
    </w:p>
    <w:p w14:paraId="3EBCBB1F" w14:textId="77777777" w:rsidR="0091479E" w:rsidRDefault="0091479E"/>
    <w:p w14:paraId="69635AEB" w14:textId="77777777" w:rsidR="0091479E" w:rsidRDefault="0091479E"/>
    <w:p w14:paraId="23A3CE3A" w14:textId="77777777" w:rsidR="0091479E" w:rsidRDefault="0091479E" w:rsidP="004C5F54">
      <w:pPr>
        <w:pStyle w:val="Part"/>
        <w:numPr>
          <w:ilvl w:val="0"/>
          <w:numId w:val="0"/>
        </w:numPr>
      </w:pPr>
      <w:bookmarkStart w:id="14" w:name="_Toc494964919"/>
      <w:bookmarkStart w:id="15" w:name="_Toc444090283"/>
      <w:r w:rsidRPr="0091479E">
        <w:t>Part I. 3MF Documents</w:t>
      </w:r>
      <w:bookmarkEnd w:id="14"/>
      <w:bookmarkEnd w:id="15"/>
    </w:p>
    <w:p w14:paraId="5E2B4D47" w14:textId="77777777" w:rsidR="0091479E" w:rsidRPr="004C5F54" w:rsidRDefault="0091479E" w:rsidP="0091479E">
      <w:r w:rsidRPr="0091479E">
        <w:br w:type="page"/>
      </w:r>
    </w:p>
    <w:p w14:paraId="3E407E33" w14:textId="46AD81C9" w:rsidR="000D7C2E" w:rsidRDefault="0091479E" w:rsidP="004C5F54">
      <w:pPr>
        <w:pStyle w:val="Heading1"/>
        <w:numPr>
          <w:ilvl w:val="0"/>
          <w:numId w:val="47"/>
        </w:numPr>
      </w:pPr>
      <w:bookmarkStart w:id="16" w:name="_Toc494964920"/>
      <w:bookmarkStart w:id="17" w:name="_Toc444090284"/>
      <w:r>
        <w:lastRenderedPageBreak/>
        <w:t>3MF Document Format</w:t>
      </w:r>
      <w:bookmarkEnd w:id="16"/>
      <w:bookmarkEnd w:id="17"/>
    </w:p>
    <w:p w14:paraId="4B364976" w14:textId="0A85B1F1" w:rsidR="00630013" w:rsidRDefault="000F6114" w:rsidP="00630013">
      <w:r>
        <w:t>This specification describes how the 3MF Document format is organized internally and realized in 3D objects externally.</w:t>
      </w:r>
      <w:r w:rsidR="00D57614">
        <w:t xml:space="preserve"> It can be used as a stand-alone file format or as a payload in a print pipeline.</w:t>
      </w:r>
      <w:r>
        <w:t xml:space="preserve"> It is built upon the principles described in the Open Packaging Conventions specification. 3MF Documents MUST observe all requirements and recommendations of that specification, except where indicated ot</w:t>
      </w:r>
      <w:r w:rsidR="00D57614">
        <w:t xml:space="preserve">herwise in this specification. </w:t>
      </w:r>
      <w:r>
        <w:t xml:space="preserve">The information presented here is intended both for </w:t>
      </w:r>
      <w:r w:rsidRPr="000F6114">
        <w:rPr>
          <w:rStyle w:val="Glossary"/>
        </w:rPr>
        <w:t>producers</w:t>
      </w:r>
      <w:r>
        <w:t xml:space="preserve">, which emit content in the 3MF Document format, and </w:t>
      </w:r>
      <w:r w:rsidRPr="000F6114">
        <w:rPr>
          <w:rStyle w:val="Glossary"/>
        </w:rPr>
        <w:t>consumers</w:t>
      </w:r>
      <w:r>
        <w:t>, which access and transform into 3D objects the contents of a 3MF document.</w:t>
      </w:r>
      <w:r w:rsidR="00750252">
        <w:t xml:space="preserve"> An </w:t>
      </w:r>
      <w:r w:rsidR="00CF0842" w:rsidRPr="00CF0842">
        <w:rPr>
          <w:rStyle w:val="Glossary"/>
        </w:rPr>
        <w:t>editor</w:t>
      </w:r>
      <w:r w:rsidR="00CF0842">
        <w:t xml:space="preserve"> is an entity that acts as both a producer and a consumer of content in the 3MF Document format.</w:t>
      </w:r>
      <w:r w:rsidR="003C3937">
        <w:t xml:space="preserve"> A </w:t>
      </w:r>
      <w:r w:rsidR="003C3937" w:rsidRPr="007324C1">
        <w:rPr>
          <w:rStyle w:val="Glossary"/>
        </w:rPr>
        <w:t>manufacturing device</w:t>
      </w:r>
      <w:r w:rsidR="003C3937">
        <w:t xml:space="preserve"> is a consumer that produces a physical part.</w:t>
      </w:r>
    </w:p>
    <w:p w14:paraId="7CAD1306" w14:textId="0958E778" w:rsidR="000F6114" w:rsidRDefault="000F6114" w:rsidP="00630013">
      <w:r>
        <w:t xml:space="preserve">The 3MF Document format represents a </w:t>
      </w:r>
      <w:r w:rsidRPr="000F6114">
        <w:rPr>
          <w:rStyle w:val="Glossary"/>
        </w:rPr>
        <w:t>3D model</w:t>
      </w:r>
      <w:r>
        <w:t>, or</w:t>
      </w:r>
      <w:r w:rsidR="00D57614">
        <w:t xml:space="preserve"> a representation of one or more</w:t>
      </w:r>
      <w:r>
        <w:t xml:space="preserve"> physical object</w:t>
      </w:r>
      <w:r w:rsidR="00D57614">
        <w:t xml:space="preserve"> descriptions</w:t>
      </w:r>
      <w:r>
        <w:t xml:space="preserve"> in a markup format. A file that implements this format includes </w:t>
      </w:r>
      <w:r w:rsidR="00731492">
        <w:t>the fundamental information</w:t>
      </w:r>
      <w:r>
        <w:t xml:space="preserve"> necessary for a consumer to generate a physical object</w:t>
      </w:r>
      <w:r w:rsidR="00A505CA">
        <w:t xml:space="preserve"> through additive manufacturing or </w:t>
      </w:r>
      <w:r w:rsidR="00731492">
        <w:t xml:space="preserve">basic </w:t>
      </w:r>
      <w:r w:rsidR="00A505CA">
        <w:t xml:space="preserve">subtractive manufacturing techniques. This includes resources such as textures that might be required to reproduce the exact desired appearance in terms of color or </w:t>
      </w:r>
      <w:r w:rsidR="00CB5AE1">
        <w:t>internal structures in terms of materials</w:t>
      </w:r>
      <w:r w:rsidR="00A505CA">
        <w:t>.</w:t>
      </w:r>
      <w:r w:rsidR="006E2325">
        <w:fldChar w:fldCharType="begin"/>
      </w:r>
      <w:r w:rsidR="006E2325">
        <w:instrText xml:space="preserve">  </w:instrText>
      </w:r>
      <w:r w:rsidR="006E2325">
        <w:fldChar w:fldCharType="end"/>
      </w:r>
    </w:p>
    <w:p w14:paraId="16BFC13F" w14:textId="77777777" w:rsidR="00A505CA" w:rsidRDefault="00A505CA" w:rsidP="00630013">
      <w:r>
        <w:t xml:space="preserve">This format also includes optional components that build on the minimal set of components required to generate a physical object. This includes the ability to specify print job control instructions, to describe </w:t>
      </w:r>
      <w:r>
        <w:rPr>
          <w:rStyle w:val="Glossary"/>
        </w:rPr>
        <w:t>assembly</w:t>
      </w:r>
      <w:r>
        <w:t xml:space="preserve"> of objects intended to be generated simultaneously in an interlocked or disjoint manner, among others.</w:t>
      </w:r>
    </w:p>
    <w:p w14:paraId="55654F4C" w14:textId="77777777" w:rsidR="00A505CA" w:rsidRDefault="00A505CA" w:rsidP="00630013">
      <w:r>
        <w:t>Finally, the 3MF Document format implements the common package features specified by the Open Packaging Conventions specification that support digital signatures and core properties.</w:t>
      </w:r>
    </w:p>
    <w:p w14:paraId="2AA00667" w14:textId="02C974C8" w:rsidR="00A24053" w:rsidRPr="00737C61" w:rsidRDefault="00A24053" w:rsidP="004C5F54">
      <w:pPr>
        <w:pStyle w:val="Heading2"/>
        <w:numPr>
          <w:ilvl w:val="1"/>
          <w:numId w:val="47"/>
        </w:numPr>
      </w:pPr>
      <w:bookmarkStart w:id="18" w:name="_Toc494964921"/>
      <w:bookmarkStart w:id="19" w:name="_Toc444090285"/>
      <w:r w:rsidRPr="00737C61">
        <w:t>How This Specification Is Organized</w:t>
      </w:r>
      <w:bookmarkEnd w:id="18"/>
      <w:bookmarkEnd w:id="19"/>
    </w:p>
    <w:tbl>
      <w:tblPr>
        <w:tblStyle w:val="TableGrid"/>
        <w:tblW w:w="964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7740"/>
      </w:tblGrid>
      <w:tr w:rsidR="00A24053" w:rsidRPr="009E4106" w14:paraId="78479141" w14:textId="77777777">
        <w:tc>
          <w:tcPr>
            <w:tcW w:w="1908" w:type="dxa"/>
            <w:tcBorders>
              <w:top w:val="single" w:sz="4" w:space="0" w:color="auto"/>
              <w:bottom w:val="single" w:sz="4" w:space="0" w:color="auto"/>
            </w:tcBorders>
          </w:tcPr>
          <w:p w14:paraId="5822778E" w14:textId="77777777" w:rsidR="00A24053" w:rsidRPr="009E4106" w:rsidRDefault="00A24053" w:rsidP="0091479E">
            <w:pPr>
              <w:spacing w:before="40" w:after="40"/>
              <w:rPr>
                <w:b/>
              </w:rPr>
            </w:pPr>
            <w:r w:rsidRPr="009E4106">
              <w:rPr>
                <w:b/>
              </w:rPr>
              <w:t>Chapter</w:t>
            </w:r>
          </w:p>
        </w:tc>
        <w:tc>
          <w:tcPr>
            <w:tcW w:w="7740" w:type="dxa"/>
            <w:tcBorders>
              <w:top w:val="single" w:sz="4" w:space="0" w:color="auto"/>
              <w:bottom w:val="single" w:sz="4" w:space="0" w:color="auto"/>
            </w:tcBorders>
          </w:tcPr>
          <w:p w14:paraId="3D517022" w14:textId="77777777" w:rsidR="00A24053" w:rsidRPr="009E4106" w:rsidRDefault="00A24053" w:rsidP="0091479E">
            <w:pPr>
              <w:spacing w:before="40" w:after="40"/>
              <w:rPr>
                <w:b/>
              </w:rPr>
            </w:pPr>
            <w:r w:rsidRPr="009E4106">
              <w:rPr>
                <w:b/>
              </w:rPr>
              <w:t>Description</w:t>
            </w:r>
          </w:p>
        </w:tc>
      </w:tr>
      <w:tr w:rsidR="00CA4C46" w14:paraId="374DE0CF" w14:textId="77777777">
        <w:tc>
          <w:tcPr>
            <w:tcW w:w="1908" w:type="dxa"/>
            <w:tcBorders>
              <w:top w:val="single" w:sz="4" w:space="0" w:color="auto"/>
              <w:bottom w:val="single" w:sz="4" w:space="0" w:color="auto"/>
            </w:tcBorders>
          </w:tcPr>
          <w:p w14:paraId="6C9C60B3" w14:textId="77777777" w:rsidR="00CA4C46" w:rsidRDefault="00CA4C46" w:rsidP="0091479E">
            <w:r>
              <w:t>3MF Document Format</w:t>
            </w:r>
          </w:p>
        </w:tc>
        <w:tc>
          <w:tcPr>
            <w:tcW w:w="7740" w:type="dxa"/>
            <w:tcBorders>
              <w:top w:val="single" w:sz="4" w:space="0" w:color="auto"/>
              <w:bottom w:val="single" w:sz="4" w:space="0" w:color="auto"/>
            </w:tcBorders>
          </w:tcPr>
          <w:p w14:paraId="4636970E" w14:textId="77777777" w:rsidR="00CA4C46" w:rsidRPr="008D52CB" w:rsidRDefault="00A60649" w:rsidP="0091479E">
            <w:pPr>
              <w:rPr>
                <w:highlight w:val="yellow"/>
              </w:rPr>
            </w:pPr>
            <w:r w:rsidRPr="00A60649">
              <w:t>Introduction to the 3MF Document</w:t>
            </w:r>
            <w:r>
              <w:t xml:space="preserve"> file format and overview of basic package requirements.</w:t>
            </w:r>
          </w:p>
        </w:tc>
      </w:tr>
      <w:tr w:rsidR="00A24053" w14:paraId="49095C53" w14:textId="77777777">
        <w:tc>
          <w:tcPr>
            <w:tcW w:w="1908" w:type="dxa"/>
            <w:tcBorders>
              <w:top w:val="single" w:sz="4" w:space="0" w:color="auto"/>
              <w:bottom w:val="single" w:sz="4" w:space="0" w:color="auto"/>
            </w:tcBorders>
          </w:tcPr>
          <w:p w14:paraId="41B62E2E" w14:textId="77777777" w:rsidR="00A24053" w:rsidRDefault="00A505CA" w:rsidP="0091479E">
            <w:r>
              <w:t>Parts and Relationships</w:t>
            </w:r>
          </w:p>
        </w:tc>
        <w:tc>
          <w:tcPr>
            <w:tcW w:w="7740" w:type="dxa"/>
            <w:tcBorders>
              <w:top w:val="single" w:sz="4" w:space="0" w:color="auto"/>
              <w:bottom w:val="single" w:sz="4" w:space="0" w:color="auto"/>
            </w:tcBorders>
          </w:tcPr>
          <w:p w14:paraId="05167168" w14:textId="77777777" w:rsidR="00A24053" w:rsidRDefault="00A60649" w:rsidP="0091479E">
            <w:r>
              <w:t>Describes the Open Packaging Convention package parts and relationships in a 3MF Document.</w:t>
            </w:r>
          </w:p>
        </w:tc>
      </w:tr>
      <w:tr w:rsidR="00A24053" w14:paraId="4A4ADB50" w14:textId="77777777">
        <w:tc>
          <w:tcPr>
            <w:tcW w:w="1908" w:type="dxa"/>
            <w:tcBorders>
              <w:top w:val="single" w:sz="4" w:space="0" w:color="auto"/>
              <w:bottom w:val="single" w:sz="4" w:space="0" w:color="auto"/>
            </w:tcBorders>
          </w:tcPr>
          <w:p w14:paraId="0727C92D" w14:textId="77777777" w:rsidR="00A24053" w:rsidRDefault="00CA4C46" w:rsidP="0091479E">
            <w:r>
              <w:t>3D Models</w:t>
            </w:r>
          </w:p>
        </w:tc>
        <w:tc>
          <w:tcPr>
            <w:tcW w:w="7740" w:type="dxa"/>
            <w:tcBorders>
              <w:top w:val="single" w:sz="4" w:space="0" w:color="auto"/>
              <w:bottom w:val="single" w:sz="4" w:space="0" w:color="auto"/>
            </w:tcBorders>
          </w:tcPr>
          <w:p w14:paraId="1C5D81D7" w14:textId="77777777" w:rsidR="00A24053" w:rsidRDefault="00A60649" w:rsidP="00A16C5D">
            <w:r>
              <w:t xml:space="preserve">Introduces the primary organization of a 3MF Document into resources and </w:t>
            </w:r>
            <w:r w:rsidR="00A16C5D">
              <w:t>build</w:t>
            </w:r>
            <w:r>
              <w:t xml:space="preserve"> instructions.</w:t>
            </w:r>
          </w:p>
        </w:tc>
      </w:tr>
      <w:tr w:rsidR="00A60649" w14:paraId="3DACE134" w14:textId="77777777">
        <w:tc>
          <w:tcPr>
            <w:tcW w:w="1908" w:type="dxa"/>
            <w:tcBorders>
              <w:top w:val="single" w:sz="4" w:space="0" w:color="auto"/>
              <w:bottom w:val="single" w:sz="4" w:space="0" w:color="auto"/>
            </w:tcBorders>
          </w:tcPr>
          <w:p w14:paraId="34CC6D78" w14:textId="77777777" w:rsidR="00A60649" w:rsidRDefault="00A60649" w:rsidP="0091479E">
            <w:r>
              <w:t>Objects</w:t>
            </w:r>
          </w:p>
        </w:tc>
        <w:tc>
          <w:tcPr>
            <w:tcW w:w="7740" w:type="dxa"/>
            <w:tcBorders>
              <w:top w:val="single" w:sz="4" w:space="0" w:color="auto"/>
              <w:bottom w:val="single" w:sz="4" w:space="0" w:color="auto"/>
            </w:tcBorders>
          </w:tcPr>
          <w:p w14:paraId="21907388" w14:textId="77777777" w:rsidR="00A60649" w:rsidRDefault="005D6247">
            <w:r>
              <w:t>This chapter describes how objects are defined by</w:t>
            </w:r>
            <w:r w:rsidR="004B0C5D">
              <w:t xml:space="preserve"> a</w:t>
            </w:r>
            <w:r>
              <w:t xml:space="preserve"> triangular mesh. </w:t>
            </w:r>
          </w:p>
        </w:tc>
      </w:tr>
      <w:tr w:rsidR="00A60649" w14:paraId="53C65569" w14:textId="77777777">
        <w:tc>
          <w:tcPr>
            <w:tcW w:w="1908" w:type="dxa"/>
            <w:tcBorders>
              <w:top w:val="single" w:sz="4" w:space="0" w:color="auto"/>
              <w:bottom w:val="single" w:sz="4" w:space="0" w:color="auto"/>
            </w:tcBorders>
          </w:tcPr>
          <w:p w14:paraId="2C485598" w14:textId="77777777" w:rsidR="00A60649" w:rsidRDefault="00A60649" w:rsidP="00BF5408">
            <w:r>
              <w:t>Materials</w:t>
            </w:r>
          </w:p>
        </w:tc>
        <w:tc>
          <w:tcPr>
            <w:tcW w:w="7740" w:type="dxa"/>
            <w:tcBorders>
              <w:top w:val="single" w:sz="4" w:space="0" w:color="auto"/>
              <w:bottom w:val="single" w:sz="4" w:space="0" w:color="auto"/>
            </w:tcBorders>
          </w:tcPr>
          <w:p w14:paraId="6E08698E" w14:textId="77777777" w:rsidR="00A60649" w:rsidRDefault="005D6247" w:rsidP="00340599">
            <w:r>
              <w:t>This chapter provides</w:t>
            </w:r>
            <w:r w:rsidR="00340599">
              <w:t xml:space="preserve"> detailed information about how material </w:t>
            </w:r>
            <w:r>
              <w:t>resources</w:t>
            </w:r>
            <w:r w:rsidR="00340599">
              <w:t xml:space="preserve"> </w:t>
            </w:r>
            <w:r>
              <w:t>are defined. These resources are used in turn by objects to complete a 3D object definition.</w:t>
            </w:r>
          </w:p>
        </w:tc>
      </w:tr>
      <w:tr w:rsidR="00A60649" w14:paraId="09CDD654" w14:textId="77777777">
        <w:tc>
          <w:tcPr>
            <w:tcW w:w="1908" w:type="dxa"/>
            <w:tcBorders>
              <w:top w:val="single" w:sz="4" w:space="0" w:color="auto"/>
              <w:bottom w:val="single" w:sz="4" w:space="0" w:color="auto"/>
            </w:tcBorders>
          </w:tcPr>
          <w:p w14:paraId="7AC77B7A" w14:textId="77777777" w:rsidR="00A60649" w:rsidRDefault="00A60649" w:rsidP="0091479E">
            <w:r>
              <w:t>Package Features</w:t>
            </w:r>
          </w:p>
        </w:tc>
        <w:tc>
          <w:tcPr>
            <w:tcW w:w="7740" w:type="dxa"/>
            <w:tcBorders>
              <w:top w:val="single" w:sz="4" w:space="0" w:color="auto"/>
              <w:bottom w:val="single" w:sz="4" w:space="0" w:color="auto"/>
            </w:tcBorders>
          </w:tcPr>
          <w:p w14:paraId="51D8EB75" w14:textId="77777777" w:rsidR="00A60649" w:rsidRDefault="005D6247" w:rsidP="005D6247">
            <w:r>
              <w:t>Describes the 3MF Document features provided by the Open Packaging Conventions, including thumbnails, digital signatures, and core properties</w:t>
            </w:r>
            <w:r w:rsidR="00340599">
              <w:t xml:space="preserve"> and protected content</w:t>
            </w:r>
            <w:r>
              <w:t xml:space="preserve">. </w:t>
            </w:r>
          </w:p>
        </w:tc>
      </w:tr>
      <w:tr w:rsidR="00A60649" w14:paraId="5D3E7B18" w14:textId="77777777">
        <w:tc>
          <w:tcPr>
            <w:tcW w:w="1908" w:type="dxa"/>
            <w:tcBorders>
              <w:top w:val="single" w:sz="4" w:space="0" w:color="auto"/>
              <w:bottom w:val="single" w:sz="4" w:space="0" w:color="auto"/>
            </w:tcBorders>
          </w:tcPr>
          <w:p w14:paraId="38A3FA6E" w14:textId="77777777" w:rsidR="00A60649" w:rsidRDefault="00A60649" w:rsidP="0091479E">
            <w:r>
              <w:t>Glossary</w:t>
            </w:r>
          </w:p>
        </w:tc>
        <w:tc>
          <w:tcPr>
            <w:tcW w:w="7740" w:type="dxa"/>
            <w:tcBorders>
              <w:top w:val="single" w:sz="4" w:space="0" w:color="auto"/>
              <w:bottom w:val="single" w:sz="4" w:space="0" w:color="auto"/>
            </w:tcBorders>
          </w:tcPr>
          <w:p w14:paraId="05CB245B" w14:textId="77777777" w:rsidR="00A60649" w:rsidRDefault="005D6247" w:rsidP="0091479E">
            <w:r>
              <w:t>A full summary and definition of all glossary terms introduced in this specification.</w:t>
            </w:r>
          </w:p>
        </w:tc>
      </w:tr>
      <w:tr w:rsidR="00A60649" w14:paraId="7F6C9515" w14:textId="77777777">
        <w:tc>
          <w:tcPr>
            <w:tcW w:w="1908" w:type="dxa"/>
            <w:tcBorders>
              <w:top w:val="single" w:sz="4" w:space="0" w:color="auto"/>
              <w:bottom w:val="single" w:sz="4" w:space="0" w:color="auto"/>
            </w:tcBorders>
          </w:tcPr>
          <w:p w14:paraId="41051EDC" w14:textId="77777777" w:rsidR="00A60649" w:rsidRDefault="00A60649" w:rsidP="0091479E">
            <w:r>
              <w:lastRenderedPageBreak/>
              <w:t>XSD Schema</w:t>
            </w:r>
          </w:p>
        </w:tc>
        <w:tc>
          <w:tcPr>
            <w:tcW w:w="7740" w:type="dxa"/>
            <w:tcBorders>
              <w:top w:val="single" w:sz="4" w:space="0" w:color="auto"/>
              <w:bottom w:val="single" w:sz="4" w:space="0" w:color="auto"/>
            </w:tcBorders>
          </w:tcPr>
          <w:p w14:paraId="7C7DC146" w14:textId="77777777" w:rsidR="00A60649" w:rsidRDefault="005D6247" w:rsidP="0091479E">
            <w:r>
              <w:t>The schema for the 3D Model part.</w:t>
            </w:r>
          </w:p>
        </w:tc>
      </w:tr>
      <w:tr w:rsidR="00A60649" w14:paraId="31DAEB86" w14:textId="77777777">
        <w:tc>
          <w:tcPr>
            <w:tcW w:w="1908" w:type="dxa"/>
            <w:tcBorders>
              <w:top w:val="single" w:sz="4" w:space="0" w:color="auto"/>
              <w:bottom w:val="single" w:sz="4" w:space="0" w:color="auto"/>
            </w:tcBorders>
          </w:tcPr>
          <w:p w14:paraId="03A0542C" w14:textId="77777777" w:rsidR="00A60649" w:rsidRDefault="00A60649" w:rsidP="0091479E">
            <w:r>
              <w:t>Standard Namespaces &amp; Content Types</w:t>
            </w:r>
          </w:p>
        </w:tc>
        <w:tc>
          <w:tcPr>
            <w:tcW w:w="7740" w:type="dxa"/>
            <w:tcBorders>
              <w:top w:val="single" w:sz="4" w:space="0" w:color="auto"/>
              <w:bottom w:val="single" w:sz="4" w:space="0" w:color="auto"/>
            </w:tcBorders>
          </w:tcPr>
          <w:p w14:paraId="38C9D41B" w14:textId="77777777" w:rsidR="00A60649" w:rsidRDefault="005D6247" w:rsidP="0091479E">
            <w:r>
              <w:t>A reference on the standard namespaces and content types for 3MF Documents.</w:t>
            </w:r>
          </w:p>
        </w:tc>
      </w:tr>
    </w:tbl>
    <w:p w14:paraId="368A33BF" w14:textId="77777777" w:rsidR="00A24053" w:rsidRDefault="00A24053" w:rsidP="00630013"/>
    <w:p w14:paraId="6EEFE579" w14:textId="77777777" w:rsidR="00AC7595" w:rsidRDefault="00AC7595" w:rsidP="004C5F54">
      <w:pPr>
        <w:pStyle w:val="Heading2"/>
        <w:numPr>
          <w:ilvl w:val="1"/>
          <w:numId w:val="47"/>
        </w:numPr>
      </w:pPr>
      <w:bookmarkStart w:id="20" w:name="_Toc494964922"/>
      <w:bookmarkStart w:id="21" w:name="_Toc444090286"/>
      <w:r>
        <w:t>Package</w:t>
      </w:r>
      <w:bookmarkEnd w:id="20"/>
      <w:bookmarkEnd w:id="21"/>
    </w:p>
    <w:p w14:paraId="044350EA" w14:textId="77777777" w:rsidR="00AC7595" w:rsidRDefault="00AC7595" w:rsidP="00AC7595">
      <w:r>
        <w:t>The 3MF Document format MUST use a ZIP archi</w:t>
      </w:r>
      <w:r w:rsidR="00E773FA">
        <w:t>ve for its physical model</w:t>
      </w:r>
      <w:r>
        <w:t>. The Open Packaging specification describes a packaging model, that is, how the package is represented internally with parts and relationships.</w:t>
      </w:r>
    </w:p>
    <w:p w14:paraId="2583E186" w14:textId="77777777" w:rsidR="00AC7595" w:rsidRDefault="00AC7595" w:rsidP="00AC7595">
      <w:r>
        <w:t>The 3MF Document format includes a well-defined set of parts and relationships, each fulfilling a particular purpose in the document. The format also extends the package features, including digital signatures and thumbnails.</w:t>
      </w:r>
    </w:p>
    <w:p w14:paraId="4F6F9437" w14:textId="45A2CA81" w:rsidR="00AC7595" w:rsidRDefault="00A325CC" w:rsidP="004C5F54">
      <w:pPr>
        <w:pStyle w:val="Heading1"/>
        <w:numPr>
          <w:ilvl w:val="0"/>
          <w:numId w:val="47"/>
        </w:numPr>
      </w:pPr>
      <w:bookmarkStart w:id="22" w:name="_Toc494964923"/>
      <w:bookmarkStart w:id="23" w:name="_Toc444090287"/>
      <w:ins w:id="24" w:author="Author">
        <w:r>
          <w:lastRenderedPageBreak/>
          <w:t>-</w:t>
        </w:r>
      </w:ins>
      <w:r w:rsidR="00AC7595">
        <w:t>Parts and Relationships</w:t>
      </w:r>
      <w:bookmarkEnd w:id="22"/>
      <w:bookmarkEnd w:id="23"/>
    </w:p>
    <w:p w14:paraId="3FD3C54E" w14:textId="77777777" w:rsidR="008A2DE3" w:rsidRDefault="008A2DE3">
      <w:bookmarkStart w:id="25" w:name="_Toc347402558"/>
      <w:bookmarkStart w:id="26" w:name="_Toc347418331"/>
      <w:bookmarkStart w:id="27" w:name="_Toc347496211"/>
      <w:bookmarkStart w:id="28" w:name="_Toc350870276"/>
      <w:bookmarkStart w:id="29" w:name="_Toc351679775"/>
      <w:bookmarkStart w:id="30" w:name="_Toc351853414"/>
      <w:bookmarkStart w:id="31" w:name="_Toc351854730"/>
      <w:bookmarkStart w:id="32" w:name="_Toc351854808"/>
      <w:bookmarkStart w:id="33" w:name="_Toc351905395"/>
      <w:bookmarkStart w:id="34" w:name="_Toc351911525"/>
      <w:bookmarkStart w:id="35" w:name="_Toc351911600"/>
      <w:bookmarkStart w:id="36" w:name="_Toc351918692"/>
      <w:bookmarkStart w:id="37" w:name="_Toc351918881"/>
      <w:bookmarkStart w:id="38" w:name="_Toc352578774"/>
      <w:bookmarkStart w:id="39" w:name="_Toc352687337"/>
      <w:bookmarkStart w:id="40" w:name="_Toc352691223"/>
      <w:bookmarkStart w:id="41" w:name="_Toc355442251"/>
      <w:bookmarkStart w:id="42" w:name="_Toc355442404"/>
      <w:bookmarkStart w:id="43" w:name="_Toc355449845"/>
      <w:bookmarkStart w:id="44" w:name="_Toc355543682"/>
      <w:bookmarkStart w:id="45" w:name="_Toc355543759"/>
      <w:bookmarkStart w:id="46" w:name="_Toc355554394"/>
      <w:bookmarkStart w:id="47" w:name="_Toc355554470"/>
      <w:bookmarkStart w:id="48" w:name="_Toc355616474"/>
      <w:bookmarkStart w:id="49" w:name="_Toc355616555"/>
      <w:bookmarkStart w:id="50" w:name="_Toc355618016"/>
      <w:bookmarkStart w:id="51" w:name="_Toc355619977"/>
      <w:bookmarkStart w:id="52" w:name="_Toc355620207"/>
      <w:bookmarkStart w:id="53" w:name="_Toc355629533"/>
      <w:bookmarkStart w:id="54" w:name="_Toc360525103"/>
      <w:bookmarkStart w:id="55" w:name="_Toc364798948"/>
      <w:bookmarkStart w:id="56" w:name="_Toc364982910"/>
      <w:bookmarkStart w:id="57" w:name="_Toc372578309"/>
      <w:bookmarkStart w:id="58" w:name="_Toc372578391"/>
      <w:bookmarkStart w:id="59" w:name="_Toc372678397"/>
      <w:bookmarkStart w:id="60" w:name="_Toc384049244"/>
      <w:bookmarkStart w:id="61" w:name="_Toc384049538"/>
      <w:bookmarkStart w:id="62" w:name="_Toc402522813"/>
      <w:bookmarkStart w:id="63" w:name="_Toc413418551"/>
      <w:bookmarkStart w:id="64" w:name="_Toc413418614"/>
      <w:bookmarkStart w:id="65" w:name="_Toc416448715"/>
      <w:bookmarkStart w:id="66" w:name="_Toc416456114"/>
      <w:bookmarkStart w:id="67" w:name="_Toc417308966"/>
      <w:bookmarkStart w:id="68" w:name="_Toc435015545"/>
      <w:bookmarkStart w:id="69" w:name="_Toc44409028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The packaging conventions described in the Open Packaging Conventions</w:t>
      </w:r>
      <w:r w:rsidR="00080C75">
        <w:t xml:space="preserve"> (OPC)</w:t>
      </w:r>
      <w:r>
        <w:t xml:space="preserve"> specification can be used to carry any payload. A </w:t>
      </w:r>
      <w:r w:rsidRPr="008A2DE3">
        <w:rPr>
          <w:rStyle w:val="Glossary"/>
        </w:rPr>
        <w:t>payload</w:t>
      </w:r>
      <w:r>
        <w:t xml:space="preserve"> is a complete collection of interdependent parts and relationships within a package. This specification defines a particular payload that contains a 3D object definition and its supporting files: the 3D payload.</w:t>
      </w:r>
    </w:p>
    <w:p w14:paraId="3A450E23" w14:textId="77777777" w:rsidR="008A2DE3" w:rsidRDefault="008A2DE3" w:rsidP="008A2DE3">
      <w:r>
        <w:t>A</w:t>
      </w:r>
      <w:r w:rsidR="00080C75">
        <w:t>n OPC</w:t>
      </w:r>
      <w:r>
        <w:t xml:space="preserve"> package that holds a 3D payload and follows the rules described in this specification is referred to as </w:t>
      </w:r>
      <w:r w:rsidRPr="00CF0842">
        <w:t>a 3MF Document. Producers</w:t>
      </w:r>
      <w:r>
        <w:t xml:space="preserve"> and consumers of 3MF Documents can implement their own parsers and manufacturing devices based on this specification.</w:t>
      </w:r>
    </w:p>
    <w:p w14:paraId="063C3587" w14:textId="4ED03320" w:rsidR="00AC7595" w:rsidRDefault="00AC7595" w:rsidP="004C5F54">
      <w:pPr>
        <w:pStyle w:val="Heading2"/>
        <w:numPr>
          <w:ilvl w:val="1"/>
          <w:numId w:val="47"/>
        </w:numPr>
      </w:pPr>
      <w:bookmarkStart w:id="70" w:name="_Toc494964924"/>
      <w:bookmarkStart w:id="71" w:name="_Toc444090289"/>
      <w:r>
        <w:t>3D Payload</w:t>
      </w:r>
      <w:bookmarkEnd w:id="70"/>
      <w:bookmarkEnd w:id="71"/>
    </w:p>
    <w:p w14:paraId="4EDE233B" w14:textId="77777777" w:rsidR="008A2DE3" w:rsidRDefault="008A2DE3" w:rsidP="008A2DE3">
      <w:r>
        <w:t xml:space="preserve">A payload that has a </w:t>
      </w:r>
      <w:r w:rsidR="005C3948">
        <w:t>3D Model</w:t>
      </w:r>
      <w:r>
        <w:t xml:space="preserve"> root part is known as a </w:t>
      </w:r>
      <w:r w:rsidRPr="008A2DE3">
        <w:rPr>
          <w:rStyle w:val="Glossary"/>
        </w:rPr>
        <w:t>3D payload</w:t>
      </w:r>
      <w:r>
        <w:t>. There can be more than one 3D payload in a 3MF Document</w:t>
      </w:r>
      <w:r w:rsidR="00F31580">
        <w:t>, but only one primary 3D payload</w:t>
      </w:r>
      <w:r>
        <w:t>.</w:t>
      </w:r>
    </w:p>
    <w:p w14:paraId="3AFA6833" w14:textId="71C5BEA0" w:rsidR="00393FB6" w:rsidRDefault="00393FB6" w:rsidP="004C5F54">
      <w:pPr>
        <w:pStyle w:val="Heading3"/>
        <w:numPr>
          <w:ilvl w:val="2"/>
          <w:numId w:val="47"/>
        </w:numPr>
      </w:pPr>
      <w:bookmarkStart w:id="72" w:name="_Toc494964925"/>
      <w:bookmarkStart w:id="73" w:name="_Toc444090290"/>
      <w:r>
        <w:t>3D Parts and Payload Relationships</w:t>
      </w:r>
      <w:bookmarkEnd w:id="72"/>
      <w:bookmarkEnd w:id="73"/>
    </w:p>
    <w:p w14:paraId="337C373B" w14:textId="77777777" w:rsidR="008A2DE3" w:rsidRDefault="008A2DE3" w:rsidP="008A2DE3">
      <w:r>
        <w:t xml:space="preserve">A specific relationship type is defined to identify the root of a 3D payload within a 3MF Document: the </w:t>
      </w:r>
      <w:r w:rsidRPr="00F31580">
        <w:rPr>
          <w:rStyle w:val="Glossary"/>
        </w:rPr>
        <w:t>3MF Document StartPart relationship</w:t>
      </w:r>
      <w:r>
        <w:t xml:space="preserve">. The </w:t>
      </w:r>
      <w:r w:rsidRPr="00F31580">
        <w:rPr>
          <w:rStyle w:val="Glossary"/>
        </w:rPr>
        <w:t>primary 3D payload root</w:t>
      </w:r>
      <w:r>
        <w:t xml:space="preserve"> is the </w:t>
      </w:r>
      <w:r w:rsidR="005C3948">
        <w:t>3D Model</w:t>
      </w:r>
      <w:r>
        <w:t xml:space="preserve"> part</w:t>
      </w:r>
      <w:r w:rsidR="00F31580">
        <w:t xml:space="preserve"> that is referenced by the 3MF Document StartPart relationship to find the primary 3D payload in a package. The 3MF Document StartPart r</w:t>
      </w:r>
      <w:r w:rsidR="005C3948">
        <w:t xml:space="preserve">elationship MUST point to the 3D </w:t>
      </w:r>
      <w:r w:rsidR="00F31580">
        <w:t>Model part that identifies the root of the 3D payload.</w:t>
      </w:r>
    </w:p>
    <w:p w14:paraId="3F5FAFF2" w14:textId="77777777" w:rsidR="00B3136F" w:rsidRDefault="00F31580" w:rsidP="00B3136F">
      <w:r>
        <w:t>The payload includes the full set of part</w:t>
      </w:r>
      <w:r w:rsidR="005C3948">
        <w:t xml:space="preserve">s required for processing the 3D </w:t>
      </w:r>
      <w:r>
        <w:t>Model part. All content to be used to manufacture an object described in the 3D payload MUST be contained in the 3MF Document. The parts that can be found in a 3MF Document are listed in Table 2–1. Relationships and content types for these parts are defined in Appendix</w:t>
      </w:r>
      <w:r w:rsidR="00FF7EE3">
        <w:t xml:space="preserve"> C, “Standard Namespaces and Content Types.” Each part MUST use </w:t>
      </w:r>
      <w:r w:rsidR="00FF7EE3">
        <w:rPr>
          <w:i/>
        </w:rPr>
        <w:t>only</w:t>
      </w:r>
      <w:r w:rsidR="00FF7EE3">
        <w:t xml:space="preserve"> the appropriate content type specified in Appendix C.</w:t>
      </w:r>
      <w:r w:rsidR="00B3136F" w:rsidRPr="00B3136F">
        <w:t xml:space="preserve"> </w:t>
      </w:r>
    </w:p>
    <w:p w14:paraId="54EDA4C3" w14:textId="77777777" w:rsidR="00B3136F" w:rsidRDefault="00B3136F" w:rsidP="00B3136F">
      <w:r>
        <w:t>Parts included to the 3D payload are explicitly linked to the 3D payload root by relationship. 3MF Documents MUST NOT reference resources external to the 3MF Document package</w:t>
      </w:r>
      <w:r w:rsidR="00107420">
        <w:t xml:space="preserve"> unless specified otherwise in an extension</w:t>
      </w:r>
      <w:r>
        <w:t>. For more information on relationships, see the Open Packaging Conventions specification.</w:t>
      </w:r>
    </w:p>
    <w:p w14:paraId="3BD6C27A" w14:textId="77777777" w:rsidR="00B3136F" w:rsidRDefault="00B3136F" w:rsidP="00B3136F">
      <w:r>
        <w:t>Parts in the 3D payload MUST use one of the appropriate relationships described below to establish that relationship between two parts in the payload. There MUST NOT be more than one relationship of a given relationship type from one part to a second part. Relationship types are defined in Appendix C, “Standard Namespaces and Content Types.”</w:t>
      </w:r>
    </w:p>
    <w:p w14:paraId="38EFA2E7" w14:textId="77777777" w:rsidR="00B3136F" w:rsidRDefault="00B3136F" w:rsidP="00B3136F">
      <w:r>
        <w:t xml:space="preserve">Producers that generate a relationship MUST include the target part in the 3MF Document for any of the following relationship types: PrintTicket, StartPart, and Thumbnail. Consumers that access the target </w:t>
      </w:r>
      <w:r>
        <w:lastRenderedPageBreak/>
        <w:t>part of any relationship with one of these relationship types MUST generate an error if the part is not included in the 3MF Document.</w:t>
      </w:r>
    </w:p>
    <w:p w14:paraId="5C4956ED" w14:textId="77777777" w:rsidR="00F31580" w:rsidRDefault="00F31580" w:rsidP="008A2DE3"/>
    <w:p w14:paraId="0498A83B" w14:textId="77777777" w:rsidR="00FF7EE3" w:rsidRPr="00FF7EE3" w:rsidRDefault="00FF7EE3" w:rsidP="00FE177A">
      <w:pPr>
        <w:keepNext/>
        <w:spacing w:after="0"/>
        <w:rPr>
          <w:i/>
        </w:rPr>
      </w:pPr>
      <w:r w:rsidRPr="00FF7EE3">
        <w:rPr>
          <w:i/>
        </w:rPr>
        <w:t>Table 2–1</w:t>
      </w:r>
      <w:r w:rsidR="00CC1911">
        <w:rPr>
          <w:i/>
        </w:rPr>
        <w:t xml:space="preserve">. 3MF Document </w:t>
      </w:r>
      <w:r w:rsidRPr="00FF7EE3">
        <w:rPr>
          <w:i/>
        </w:rPr>
        <w:t>parts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00"/>
        <w:gridCol w:w="4888"/>
        <w:gridCol w:w="1710"/>
        <w:gridCol w:w="1278"/>
      </w:tblGrid>
      <w:tr w:rsidR="00393FB6" w:rsidRPr="00393FB6" w14:paraId="6E11D8BD" w14:textId="77777777">
        <w:tc>
          <w:tcPr>
            <w:tcW w:w="1700" w:type="dxa"/>
            <w:shd w:val="clear" w:color="auto" w:fill="auto"/>
          </w:tcPr>
          <w:p w14:paraId="6F7A82A6" w14:textId="77777777" w:rsidR="009B4E20" w:rsidRPr="00393FB6" w:rsidRDefault="009B4E20" w:rsidP="00FF7EE3">
            <w:pPr>
              <w:spacing w:before="60" w:after="60"/>
              <w:rPr>
                <w:b/>
              </w:rPr>
            </w:pPr>
            <w:r w:rsidRPr="00393FB6">
              <w:rPr>
                <w:b/>
              </w:rPr>
              <w:t>Name</w:t>
            </w:r>
          </w:p>
        </w:tc>
        <w:tc>
          <w:tcPr>
            <w:tcW w:w="4888" w:type="dxa"/>
            <w:shd w:val="clear" w:color="auto" w:fill="auto"/>
          </w:tcPr>
          <w:p w14:paraId="49F30261" w14:textId="77777777" w:rsidR="009B4E20" w:rsidRPr="00393FB6" w:rsidRDefault="009B4E20" w:rsidP="00FF7EE3">
            <w:pPr>
              <w:spacing w:before="60" w:after="60"/>
              <w:rPr>
                <w:b/>
              </w:rPr>
            </w:pPr>
            <w:r w:rsidRPr="00393FB6">
              <w:rPr>
                <w:b/>
              </w:rPr>
              <w:t>Description</w:t>
            </w:r>
          </w:p>
        </w:tc>
        <w:tc>
          <w:tcPr>
            <w:tcW w:w="1710" w:type="dxa"/>
            <w:shd w:val="clear" w:color="auto" w:fill="auto"/>
          </w:tcPr>
          <w:p w14:paraId="0AAF289F" w14:textId="77777777" w:rsidR="009B4E20" w:rsidRPr="00393FB6" w:rsidRDefault="009B4E20" w:rsidP="00FF7EE3">
            <w:pPr>
              <w:spacing w:before="60" w:after="60"/>
              <w:rPr>
                <w:b/>
              </w:rPr>
            </w:pPr>
            <w:r w:rsidRPr="00393FB6">
              <w:rPr>
                <w:b/>
              </w:rPr>
              <w:t>Relationship Source</w:t>
            </w:r>
          </w:p>
        </w:tc>
        <w:tc>
          <w:tcPr>
            <w:tcW w:w="1278" w:type="dxa"/>
            <w:shd w:val="clear" w:color="auto" w:fill="auto"/>
          </w:tcPr>
          <w:p w14:paraId="7CB60605" w14:textId="77777777" w:rsidR="009B4E20" w:rsidRPr="00393FB6" w:rsidRDefault="009B4E20" w:rsidP="00FF7EE3">
            <w:pPr>
              <w:spacing w:before="60" w:after="60"/>
              <w:rPr>
                <w:b/>
              </w:rPr>
            </w:pPr>
            <w:r w:rsidRPr="00393FB6">
              <w:rPr>
                <w:b/>
              </w:rPr>
              <w:t>Required/Optional</w:t>
            </w:r>
          </w:p>
        </w:tc>
      </w:tr>
      <w:tr w:rsidR="00393FB6" w:rsidRPr="00393FB6" w14:paraId="33A1E9C7" w14:textId="77777777">
        <w:tc>
          <w:tcPr>
            <w:tcW w:w="1700" w:type="dxa"/>
            <w:shd w:val="clear" w:color="auto" w:fill="auto"/>
          </w:tcPr>
          <w:p w14:paraId="3DB4AC4B" w14:textId="77777777" w:rsidR="009B4E20" w:rsidRPr="00393FB6" w:rsidRDefault="00310346" w:rsidP="00A20994">
            <w:pPr>
              <w:spacing w:before="60" w:after="60" w:line="276" w:lineRule="auto"/>
            </w:pPr>
            <w:r>
              <w:t>3D Model</w:t>
            </w:r>
          </w:p>
        </w:tc>
        <w:tc>
          <w:tcPr>
            <w:tcW w:w="4888" w:type="dxa"/>
            <w:shd w:val="clear" w:color="auto" w:fill="auto"/>
          </w:tcPr>
          <w:p w14:paraId="574286CC" w14:textId="77777777" w:rsidR="009B4E20" w:rsidRPr="00393FB6" w:rsidRDefault="00310346" w:rsidP="00A20994">
            <w:pPr>
              <w:spacing w:before="60" w:after="60" w:line="276" w:lineRule="auto"/>
            </w:pPr>
            <w:r>
              <w:t>Contains the description of one or more 3D objects for manufacturing.</w:t>
            </w:r>
          </w:p>
        </w:tc>
        <w:tc>
          <w:tcPr>
            <w:tcW w:w="1710" w:type="dxa"/>
            <w:shd w:val="clear" w:color="auto" w:fill="auto"/>
          </w:tcPr>
          <w:p w14:paraId="2E3A19E0" w14:textId="77777777" w:rsidR="009B4E20" w:rsidRPr="00393FB6" w:rsidRDefault="00310346" w:rsidP="00A20994">
            <w:pPr>
              <w:spacing w:before="60" w:after="60"/>
              <w:jc w:val="center"/>
            </w:pPr>
            <w:r>
              <w:t>Package</w:t>
            </w:r>
          </w:p>
        </w:tc>
        <w:tc>
          <w:tcPr>
            <w:tcW w:w="1278" w:type="dxa"/>
            <w:shd w:val="clear" w:color="auto" w:fill="auto"/>
          </w:tcPr>
          <w:p w14:paraId="05FF7115" w14:textId="77777777" w:rsidR="009B4E20" w:rsidRPr="00393FB6" w:rsidRDefault="009B4E20" w:rsidP="00A20994">
            <w:pPr>
              <w:spacing w:before="60" w:after="60"/>
              <w:jc w:val="center"/>
            </w:pPr>
            <w:r w:rsidRPr="00393FB6">
              <w:t>REQUIRED</w:t>
            </w:r>
          </w:p>
        </w:tc>
      </w:tr>
      <w:tr w:rsidR="00393FB6" w:rsidRPr="00393FB6" w14:paraId="2C269E6B" w14:textId="77777777">
        <w:tc>
          <w:tcPr>
            <w:tcW w:w="1700" w:type="dxa"/>
            <w:shd w:val="clear" w:color="auto" w:fill="auto"/>
          </w:tcPr>
          <w:p w14:paraId="65924524" w14:textId="77777777" w:rsidR="009B4E20" w:rsidRPr="00393FB6" w:rsidRDefault="00310346" w:rsidP="00FF7EE3">
            <w:pPr>
              <w:spacing w:before="60" w:after="60" w:line="276" w:lineRule="auto"/>
            </w:pPr>
            <w:r>
              <w:t>Core Properties</w:t>
            </w:r>
          </w:p>
        </w:tc>
        <w:tc>
          <w:tcPr>
            <w:tcW w:w="4888" w:type="dxa"/>
            <w:shd w:val="clear" w:color="auto" w:fill="auto"/>
          </w:tcPr>
          <w:p w14:paraId="37736BB7" w14:textId="77777777" w:rsidR="009B4E20" w:rsidRPr="00393FB6" w:rsidRDefault="00310346" w:rsidP="00FF7EE3">
            <w:pPr>
              <w:spacing w:before="60" w:after="60" w:line="276" w:lineRule="auto"/>
            </w:pPr>
            <w:r>
              <w:t>The OPC part that contains various document properties.</w:t>
            </w:r>
          </w:p>
        </w:tc>
        <w:tc>
          <w:tcPr>
            <w:tcW w:w="1710" w:type="dxa"/>
            <w:shd w:val="clear" w:color="auto" w:fill="auto"/>
          </w:tcPr>
          <w:p w14:paraId="61F82C10" w14:textId="77777777" w:rsidR="009B4E20" w:rsidRPr="00393FB6" w:rsidRDefault="00310346" w:rsidP="00FF7EE3">
            <w:pPr>
              <w:spacing w:before="60" w:after="60" w:line="276" w:lineRule="auto"/>
              <w:jc w:val="center"/>
            </w:pPr>
            <w:r>
              <w:t>Package</w:t>
            </w:r>
          </w:p>
        </w:tc>
        <w:tc>
          <w:tcPr>
            <w:tcW w:w="1278" w:type="dxa"/>
            <w:shd w:val="clear" w:color="auto" w:fill="auto"/>
          </w:tcPr>
          <w:p w14:paraId="08BF40D3" w14:textId="77777777" w:rsidR="009B4E20" w:rsidRPr="00393FB6" w:rsidRDefault="00310346" w:rsidP="00FF7EE3">
            <w:pPr>
              <w:spacing w:before="60" w:after="60" w:line="276" w:lineRule="auto"/>
              <w:jc w:val="center"/>
            </w:pPr>
            <w:r>
              <w:t>OPTIONAL</w:t>
            </w:r>
          </w:p>
        </w:tc>
      </w:tr>
      <w:tr w:rsidR="00393FB6" w:rsidRPr="00393FB6" w14:paraId="2552564A" w14:textId="77777777">
        <w:tc>
          <w:tcPr>
            <w:tcW w:w="1700" w:type="dxa"/>
            <w:shd w:val="clear" w:color="auto" w:fill="auto"/>
          </w:tcPr>
          <w:p w14:paraId="60983873" w14:textId="77777777" w:rsidR="009B4E20" w:rsidRPr="00393FB6" w:rsidRDefault="00310346" w:rsidP="00FF7EE3">
            <w:pPr>
              <w:spacing w:before="60" w:after="60" w:line="276" w:lineRule="auto"/>
            </w:pPr>
            <w:r>
              <w:t>Digital Signature Origin</w:t>
            </w:r>
          </w:p>
        </w:tc>
        <w:tc>
          <w:tcPr>
            <w:tcW w:w="4888" w:type="dxa"/>
            <w:shd w:val="clear" w:color="auto" w:fill="auto"/>
          </w:tcPr>
          <w:p w14:paraId="4ABA7BDA" w14:textId="77777777" w:rsidR="009B4E20" w:rsidRPr="00393FB6" w:rsidRDefault="00310346" w:rsidP="00FF7EE3">
            <w:pPr>
              <w:spacing w:before="60" w:after="60" w:line="276" w:lineRule="auto"/>
            </w:pPr>
            <w:r>
              <w:t>The OPC part that is the root of digital signatures in the package.</w:t>
            </w:r>
          </w:p>
        </w:tc>
        <w:tc>
          <w:tcPr>
            <w:tcW w:w="1710" w:type="dxa"/>
            <w:shd w:val="clear" w:color="auto" w:fill="auto"/>
          </w:tcPr>
          <w:p w14:paraId="6F2E3F7F" w14:textId="77777777" w:rsidR="009B4E20" w:rsidRPr="00393FB6" w:rsidRDefault="00310346" w:rsidP="00FF7EE3">
            <w:pPr>
              <w:spacing w:before="60" w:after="60" w:line="276" w:lineRule="auto"/>
              <w:jc w:val="center"/>
            </w:pPr>
            <w:r>
              <w:t>Package</w:t>
            </w:r>
          </w:p>
        </w:tc>
        <w:tc>
          <w:tcPr>
            <w:tcW w:w="1278" w:type="dxa"/>
            <w:shd w:val="clear" w:color="auto" w:fill="auto"/>
          </w:tcPr>
          <w:p w14:paraId="5C46DB27" w14:textId="77777777" w:rsidR="009B4E20" w:rsidRPr="00393FB6" w:rsidRDefault="00310346" w:rsidP="00FF7EE3">
            <w:pPr>
              <w:spacing w:before="60" w:after="60" w:line="276" w:lineRule="auto"/>
              <w:jc w:val="center"/>
            </w:pPr>
            <w:r>
              <w:t>OPTIONAL</w:t>
            </w:r>
          </w:p>
        </w:tc>
      </w:tr>
      <w:tr w:rsidR="00393FB6" w:rsidRPr="00393FB6" w14:paraId="550DD549" w14:textId="77777777">
        <w:tc>
          <w:tcPr>
            <w:tcW w:w="1700" w:type="dxa"/>
            <w:shd w:val="clear" w:color="auto" w:fill="auto"/>
          </w:tcPr>
          <w:p w14:paraId="62C516AB" w14:textId="77777777" w:rsidR="009B4E20" w:rsidRPr="00393FB6" w:rsidRDefault="00310346" w:rsidP="00FF7EE3">
            <w:pPr>
              <w:spacing w:before="60" w:after="60" w:line="276" w:lineRule="auto"/>
            </w:pPr>
            <w:r>
              <w:t>Digital Signature</w:t>
            </w:r>
          </w:p>
        </w:tc>
        <w:tc>
          <w:tcPr>
            <w:tcW w:w="4888" w:type="dxa"/>
            <w:shd w:val="clear" w:color="auto" w:fill="auto"/>
          </w:tcPr>
          <w:p w14:paraId="3E038A65" w14:textId="77777777" w:rsidR="009B4E20" w:rsidRPr="00393FB6" w:rsidRDefault="00310346" w:rsidP="00FF7EE3">
            <w:pPr>
              <w:spacing w:before="60" w:after="60" w:line="276" w:lineRule="auto"/>
            </w:pPr>
            <w:r>
              <w:t>OPC parts that each contains a digital signature.</w:t>
            </w:r>
          </w:p>
        </w:tc>
        <w:tc>
          <w:tcPr>
            <w:tcW w:w="1710" w:type="dxa"/>
            <w:shd w:val="clear" w:color="auto" w:fill="auto"/>
          </w:tcPr>
          <w:p w14:paraId="28E10A3A" w14:textId="77777777" w:rsidR="009B4E20" w:rsidRPr="00393FB6" w:rsidRDefault="00310346" w:rsidP="00FF7EE3">
            <w:pPr>
              <w:spacing w:before="60" w:after="60" w:line="276" w:lineRule="auto"/>
              <w:jc w:val="center"/>
            </w:pPr>
            <w:r>
              <w:t>Digital Signature Or</w:t>
            </w:r>
            <w:r w:rsidR="007462F6">
              <w:t>i</w:t>
            </w:r>
            <w:r>
              <w:t>gin</w:t>
            </w:r>
          </w:p>
        </w:tc>
        <w:tc>
          <w:tcPr>
            <w:tcW w:w="1278" w:type="dxa"/>
            <w:shd w:val="clear" w:color="auto" w:fill="auto"/>
          </w:tcPr>
          <w:p w14:paraId="5C521C20" w14:textId="77777777" w:rsidR="009B4E20" w:rsidRPr="00393FB6" w:rsidRDefault="00310346" w:rsidP="00FF7EE3">
            <w:pPr>
              <w:spacing w:before="60" w:after="60" w:line="276" w:lineRule="auto"/>
              <w:jc w:val="center"/>
            </w:pPr>
            <w:r>
              <w:t>OPTIONAL</w:t>
            </w:r>
          </w:p>
        </w:tc>
      </w:tr>
      <w:tr w:rsidR="00393FB6" w:rsidRPr="00393FB6" w14:paraId="433B9867" w14:textId="77777777">
        <w:tc>
          <w:tcPr>
            <w:tcW w:w="1700" w:type="dxa"/>
            <w:shd w:val="clear" w:color="auto" w:fill="auto"/>
          </w:tcPr>
          <w:p w14:paraId="0EBC2D4F" w14:textId="77777777" w:rsidR="009B4E20" w:rsidRPr="00393FB6" w:rsidRDefault="00310346" w:rsidP="00FF7EE3">
            <w:pPr>
              <w:spacing w:before="60" w:after="60" w:line="276" w:lineRule="auto"/>
            </w:pPr>
            <w:r>
              <w:t>Digital Signature Certificate</w:t>
            </w:r>
          </w:p>
        </w:tc>
        <w:tc>
          <w:tcPr>
            <w:tcW w:w="4888" w:type="dxa"/>
            <w:shd w:val="clear" w:color="auto" w:fill="auto"/>
          </w:tcPr>
          <w:p w14:paraId="6422F6BB" w14:textId="77777777" w:rsidR="009B4E20" w:rsidRPr="00393FB6" w:rsidRDefault="00310346" w:rsidP="00FF7EE3">
            <w:pPr>
              <w:spacing w:before="60" w:after="60" w:line="276" w:lineRule="auto"/>
            </w:pPr>
            <w:r>
              <w:t>OPC parts that contain a digital signature certificate.</w:t>
            </w:r>
          </w:p>
        </w:tc>
        <w:tc>
          <w:tcPr>
            <w:tcW w:w="1710" w:type="dxa"/>
            <w:shd w:val="clear" w:color="auto" w:fill="auto"/>
          </w:tcPr>
          <w:p w14:paraId="2C604544" w14:textId="77777777" w:rsidR="009B4E20" w:rsidRPr="00393FB6" w:rsidRDefault="00310346" w:rsidP="00FF7EE3">
            <w:pPr>
              <w:spacing w:before="60" w:after="60" w:line="276" w:lineRule="auto"/>
              <w:jc w:val="center"/>
            </w:pPr>
            <w:r>
              <w:t>Digital Signature</w:t>
            </w:r>
          </w:p>
        </w:tc>
        <w:tc>
          <w:tcPr>
            <w:tcW w:w="1278" w:type="dxa"/>
            <w:shd w:val="clear" w:color="auto" w:fill="auto"/>
          </w:tcPr>
          <w:p w14:paraId="044E19AC" w14:textId="77777777" w:rsidR="009B4E20" w:rsidRPr="00393FB6" w:rsidRDefault="00310346" w:rsidP="00FF7EE3">
            <w:pPr>
              <w:spacing w:before="60" w:after="60" w:line="276" w:lineRule="auto"/>
              <w:jc w:val="center"/>
            </w:pPr>
            <w:r>
              <w:t>OPTIONAL</w:t>
            </w:r>
          </w:p>
        </w:tc>
      </w:tr>
      <w:tr w:rsidR="00393FB6" w:rsidRPr="00393FB6" w14:paraId="1C04E4F6" w14:textId="77777777">
        <w:tc>
          <w:tcPr>
            <w:tcW w:w="1700" w:type="dxa"/>
            <w:shd w:val="clear" w:color="auto" w:fill="auto"/>
          </w:tcPr>
          <w:p w14:paraId="605274BE" w14:textId="77777777" w:rsidR="009B4E20" w:rsidRPr="00393FB6" w:rsidRDefault="00310346" w:rsidP="00FF7EE3">
            <w:pPr>
              <w:spacing w:before="60" w:after="60" w:line="276" w:lineRule="auto"/>
            </w:pPr>
            <w:r>
              <w:t>PrintTicket</w:t>
            </w:r>
          </w:p>
        </w:tc>
        <w:tc>
          <w:tcPr>
            <w:tcW w:w="4888" w:type="dxa"/>
            <w:shd w:val="clear" w:color="auto" w:fill="auto"/>
          </w:tcPr>
          <w:p w14:paraId="5655883F" w14:textId="77777777" w:rsidR="009B4E20" w:rsidRPr="00393FB6" w:rsidRDefault="00310346" w:rsidP="00FF7EE3">
            <w:pPr>
              <w:spacing w:before="60" w:after="60" w:line="276" w:lineRule="auto"/>
            </w:pPr>
            <w:r>
              <w:t>Provides settings to be used when outputting the 3D object(s) in the 3D Model part.</w:t>
            </w:r>
          </w:p>
        </w:tc>
        <w:tc>
          <w:tcPr>
            <w:tcW w:w="1710" w:type="dxa"/>
            <w:shd w:val="clear" w:color="auto" w:fill="auto"/>
          </w:tcPr>
          <w:p w14:paraId="2A58AFF4" w14:textId="77777777" w:rsidR="009B4E20" w:rsidRPr="00393FB6" w:rsidRDefault="00310346" w:rsidP="00FF7EE3">
            <w:pPr>
              <w:spacing w:before="60" w:after="60" w:line="276" w:lineRule="auto"/>
              <w:jc w:val="center"/>
            </w:pPr>
            <w:r>
              <w:t>3D Model</w:t>
            </w:r>
          </w:p>
        </w:tc>
        <w:tc>
          <w:tcPr>
            <w:tcW w:w="1278" w:type="dxa"/>
            <w:shd w:val="clear" w:color="auto" w:fill="auto"/>
          </w:tcPr>
          <w:p w14:paraId="27630007" w14:textId="77777777" w:rsidR="009B4E20" w:rsidRPr="00393FB6" w:rsidRDefault="00310346" w:rsidP="00FF7EE3">
            <w:pPr>
              <w:spacing w:before="60" w:after="60" w:line="276" w:lineRule="auto"/>
              <w:jc w:val="center"/>
            </w:pPr>
            <w:r>
              <w:t>OPTIONAL</w:t>
            </w:r>
          </w:p>
        </w:tc>
      </w:tr>
      <w:tr w:rsidR="00393FB6" w:rsidRPr="00393FB6" w14:paraId="038CB6E2" w14:textId="77777777">
        <w:tc>
          <w:tcPr>
            <w:tcW w:w="1700" w:type="dxa"/>
            <w:shd w:val="clear" w:color="auto" w:fill="auto"/>
          </w:tcPr>
          <w:p w14:paraId="02D071BC" w14:textId="77777777" w:rsidR="009B4E20" w:rsidRPr="00393FB6" w:rsidRDefault="00310346" w:rsidP="00FF7EE3">
            <w:pPr>
              <w:spacing w:before="60" w:after="60" w:line="276" w:lineRule="auto"/>
            </w:pPr>
            <w:r>
              <w:t>Thumbnail</w:t>
            </w:r>
          </w:p>
        </w:tc>
        <w:tc>
          <w:tcPr>
            <w:tcW w:w="4888" w:type="dxa"/>
            <w:shd w:val="clear" w:color="auto" w:fill="auto"/>
          </w:tcPr>
          <w:p w14:paraId="11A7EDE6" w14:textId="17B12AA9" w:rsidR="009B4E20" w:rsidRPr="00393FB6" w:rsidRDefault="00310346" w:rsidP="00FF7EE3">
            <w:pPr>
              <w:spacing w:before="60" w:after="60" w:line="276" w:lineRule="auto"/>
            </w:pPr>
            <w:r>
              <w:t>Contains a small JPEG or PNG image that represents the 3D objects in the package</w:t>
            </w:r>
            <w:ins w:id="74" w:author="Author">
              <w:r w:rsidR="00A325CC">
                <w:t xml:space="preserve"> or the package as a whole</w:t>
              </w:r>
            </w:ins>
            <w:r>
              <w:t>.</w:t>
            </w:r>
          </w:p>
        </w:tc>
        <w:tc>
          <w:tcPr>
            <w:tcW w:w="1710" w:type="dxa"/>
            <w:shd w:val="clear" w:color="auto" w:fill="auto"/>
          </w:tcPr>
          <w:p w14:paraId="725E57A9" w14:textId="77777777" w:rsidR="009B4E20" w:rsidRPr="00393FB6" w:rsidRDefault="00310346" w:rsidP="00FF7EE3">
            <w:pPr>
              <w:spacing w:before="60" w:after="60" w:line="276" w:lineRule="auto"/>
              <w:jc w:val="center"/>
            </w:pPr>
            <w:r>
              <w:t>Package</w:t>
            </w:r>
          </w:p>
        </w:tc>
        <w:tc>
          <w:tcPr>
            <w:tcW w:w="1278" w:type="dxa"/>
            <w:shd w:val="clear" w:color="auto" w:fill="auto"/>
          </w:tcPr>
          <w:p w14:paraId="2855EDB3" w14:textId="77777777" w:rsidR="009B4E20" w:rsidRPr="00393FB6" w:rsidRDefault="00310346" w:rsidP="00FF7EE3">
            <w:pPr>
              <w:spacing w:before="60" w:after="60" w:line="276" w:lineRule="auto"/>
              <w:jc w:val="center"/>
            </w:pPr>
            <w:r>
              <w:t>OPTIONAL</w:t>
            </w:r>
          </w:p>
        </w:tc>
      </w:tr>
      <w:tr w:rsidR="00393FB6" w:rsidRPr="00393FB6" w14:paraId="52FDE63D" w14:textId="77777777">
        <w:tc>
          <w:tcPr>
            <w:tcW w:w="1700" w:type="dxa"/>
            <w:shd w:val="clear" w:color="auto" w:fill="auto"/>
          </w:tcPr>
          <w:p w14:paraId="4850C12F" w14:textId="77777777" w:rsidR="009B4E20" w:rsidRPr="00393FB6" w:rsidRDefault="00310346" w:rsidP="00E02612">
            <w:pPr>
              <w:spacing w:before="60" w:after="60" w:line="276" w:lineRule="auto"/>
            </w:pPr>
            <w:bookmarkStart w:id="75" w:name="_Hlk515465534"/>
            <w:r>
              <w:t>3D Texture</w:t>
            </w:r>
          </w:p>
        </w:tc>
        <w:tc>
          <w:tcPr>
            <w:tcW w:w="4888" w:type="dxa"/>
            <w:shd w:val="clear" w:color="auto" w:fill="auto"/>
          </w:tcPr>
          <w:p w14:paraId="5D10140B" w14:textId="7A7A8B51" w:rsidR="009B4E20" w:rsidRPr="00393FB6" w:rsidRDefault="00310346" w:rsidP="00F86AB8">
            <w:pPr>
              <w:spacing w:before="60" w:after="60" w:line="276" w:lineRule="auto"/>
            </w:pPr>
            <w:commentRangeStart w:id="76"/>
            <w:r>
              <w:t>Contains a</w:t>
            </w:r>
            <w:del w:id="77" w:author="Author">
              <w:r w:rsidDel="00BA7DED">
                <w:delText xml:space="preserve"> </w:delText>
              </w:r>
            </w:del>
            <w:ins w:id="78" w:author="Author">
              <w:r w:rsidR="00BA7DED">
                <w:t xml:space="preserve"> </w:t>
              </w:r>
            </w:ins>
            <w:del w:id="79" w:author="Author">
              <w:r w:rsidDel="00BA7DED">
                <w:delText>file</w:delText>
              </w:r>
            </w:del>
            <w:ins w:id="80" w:author="Author">
              <w:r w:rsidR="00BA7DED">
                <w:t>texture</w:t>
              </w:r>
            </w:ins>
            <w:r>
              <w:t xml:space="preserve"> used to apply </w:t>
            </w:r>
            <w:ins w:id="81" w:author="Author">
              <w:r w:rsidR="00BA7DED">
                <w:t xml:space="preserve">color </w:t>
              </w:r>
            </w:ins>
            <w:del w:id="82" w:author="Author">
              <w:r w:rsidDel="00BA7DED">
                <w:delText xml:space="preserve">complex information </w:delText>
              </w:r>
            </w:del>
            <w:r>
              <w:t>to a 3D object in the 3D Model part</w:t>
            </w:r>
            <w:del w:id="83" w:author="Author">
              <w:r w:rsidDel="00F461CE">
                <w:delText xml:space="preserve"> (</w:delText>
              </w:r>
              <w:r w:rsidR="00F86AB8" w:rsidDel="00F461CE">
                <w:delText>used for object thumbnails and</w:delText>
              </w:r>
              <w:r w:rsidDel="00F461CE">
                <w:delText xml:space="preserve"> available for extensions).</w:delText>
              </w:r>
            </w:del>
            <w:r>
              <w:t xml:space="preserve"> </w:t>
            </w:r>
            <w:ins w:id="84" w:author="Author">
              <w:r w:rsidR="00BA7DED">
                <w:t>or a stream of data representing complex information in a binary format (for use by future extensions)</w:t>
              </w:r>
            </w:ins>
            <w:commentRangeEnd w:id="76"/>
            <w:r w:rsidR="00491C82">
              <w:rPr>
                <w:rStyle w:val="CommentReference"/>
              </w:rPr>
              <w:commentReference w:id="76"/>
            </w:r>
          </w:p>
        </w:tc>
        <w:tc>
          <w:tcPr>
            <w:tcW w:w="1710" w:type="dxa"/>
            <w:shd w:val="clear" w:color="auto" w:fill="auto"/>
          </w:tcPr>
          <w:p w14:paraId="4CDDE062" w14:textId="77777777" w:rsidR="009B4E20" w:rsidRPr="00393FB6" w:rsidRDefault="00310346" w:rsidP="00E02612">
            <w:pPr>
              <w:spacing w:before="60" w:after="60" w:line="276" w:lineRule="auto"/>
              <w:jc w:val="center"/>
            </w:pPr>
            <w:r>
              <w:t>3D Model</w:t>
            </w:r>
          </w:p>
        </w:tc>
        <w:tc>
          <w:tcPr>
            <w:tcW w:w="1278" w:type="dxa"/>
            <w:shd w:val="clear" w:color="auto" w:fill="auto"/>
          </w:tcPr>
          <w:p w14:paraId="76F5E923" w14:textId="77777777" w:rsidR="009B4E20" w:rsidRPr="00393FB6" w:rsidRDefault="00310346" w:rsidP="00E02612">
            <w:pPr>
              <w:spacing w:before="60" w:after="60" w:line="276" w:lineRule="auto"/>
              <w:jc w:val="center"/>
            </w:pPr>
            <w:r>
              <w:t>OPTIONAL</w:t>
            </w:r>
          </w:p>
        </w:tc>
      </w:tr>
      <w:bookmarkEnd w:id="75"/>
      <w:tr w:rsidR="008B4686" w:rsidRPr="00393FB6" w14:paraId="72C33BBE" w14:textId="77777777">
        <w:tc>
          <w:tcPr>
            <w:tcW w:w="1700" w:type="dxa"/>
            <w:shd w:val="clear" w:color="auto" w:fill="auto"/>
          </w:tcPr>
          <w:p w14:paraId="50C67A54" w14:textId="76E4A42F" w:rsidR="008B4686" w:rsidRDefault="00CD63E0" w:rsidP="00E02612">
            <w:pPr>
              <w:spacing w:before="60" w:after="60"/>
            </w:pPr>
            <w:r>
              <w:t>Custom Parts</w:t>
            </w:r>
          </w:p>
        </w:tc>
        <w:tc>
          <w:tcPr>
            <w:tcW w:w="4888" w:type="dxa"/>
            <w:shd w:val="clear" w:color="auto" w:fill="auto"/>
          </w:tcPr>
          <w:p w14:paraId="694FC6EC" w14:textId="57139114" w:rsidR="008B4686" w:rsidRDefault="008B4686" w:rsidP="00F86AB8">
            <w:pPr>
              <w:spacing w:before="60" w:after="60"/>
            </w:pPr>
            <w:r>
              <w:t>OPC parts that are associated with metadata</w:t>
            </w:r>
          </w:p>
        </w:tc>
        <w:tc>
          <w:tcPr>
            <w:tcW w:w="1710" w:type="dxa"/>
            <w:shd w:val="clear" w:color="auto" w:fill="auto"/>
          </w:tcPr>
          <w:p w14:paraId="348F46D8" w14:textId="228CDC8A" w:rsidR="008B4686" w:rsidRDefault="008B4686" w:rsidP="00E02612">
            <w:pPr>
              <w:spacing w:before="60" w:after="60"/>
              <w:jc w:val="center"/>
            </w:pPr>
            <w:r>
              <w:t>Package</w:t>
            </w:r>
          </w:p>
        </w:tc>
        <w:tc>
          <w:tcPr>
            <w:tcW w:w="1278" w:type="dxa"/>
            <w:shd w:val="clear" w:color="auto" w:fill="auto"/>
          </w:tcPr>
          <w:p w14:paraId="779D90A7" w14:textId="60337525" w:rsidR="008B4686" w:rsidRDefault="008B4686" w:rsidP="00E02612">
            <w:pPr>
              <w:spacing w:before="60" w:after="60"/>
              <w:jc w:val="center"/>
            </w:pPr>
            <w:r>
              <w:t>OPTIONAL</w:t>
            </w:r>
          </w:p>
        </w:tc>
      </w:tr>
    </w:tbl>
    <w:p w14:paraId="71769C2E" w14:textId="77777777" w:rsidR="00EF57DD" w:rsidRPr="00EF57DD" w:rsidRDefault="00EF57DD" w:rsidP="00EF57DD"/>
    <w:p w14:paraId="2757D78E" w14:textId="77777777" w:rsidR="00CC1911" w:rsidRPr="00CC1911" w:rsidRDefault="004F7723" w:rsidP="004C5F54">
      <w:pPr>
        <w:keepNext/>
        <w:spacing w:after="0"/>
        <w:rPr>
          <w:i/>
        </w:rPr>
      </w:pPr>
      <w:r>
        <w:rPr>
          <w:i/>
        </w:rPr>
        <w:lastRenderedPageBreak/>
        <w:t>Figure</w:t>
      </w:r>
      <w:r w:rsidR="00CC1911" w:rsidRPr="00CC1911">
        <w:rPr>
          <w:i/>
        </w:rPr>
        <w:t xml:space="preserve"> 2–1. A typical 3MF Document</w:t>
      </w:r>
    </w:p>
    <w:p w14:paraId="6FF525F2" w14:textId="4ACCFE52" w:rsidR="00CC1911" w:rsidRDefault="004F5720" w:rsidP="008A2DE3">
      <w:r>
        <w:rPr>
          <w:noProof/>
        </w:rPr>
        <mc:AlternateContent>
          <mc:Choice Requires="wpc">
            <w:drawing>
              <wp:inline distT="0" distB="0" distL="0" distR="0" wp14:anchorId="354566DB" wp14:editId="4287BBF2">
                <wp:extent cx="5705475" cy="3891516"/>
                <wp:effectExtent l="0" t="0" r="9525" b="0"/>
                <wp:docPr id="92" name="Canvas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 name="Oval 71"/>
                        <wps:cNvSpPr>
                          <a:spLocks noChangeArrowheads="1"/>
                        </wps:cNvSpPr>
                        <wps:spPr bwMode="auto">
                          <a:xfrm>
                            <a:off x="1670047" y="1161950"/>
                            <a:ext cx="1379918" cy="3924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79658626" w14:textId="77777777" w:rsidR="005D3F28" w:rsidRDefault="005D3F28" w:rsidP="004F5720">
                              <w:pPr>
                                <w:pStyle w:val="NormalWeb"/>
                                <w:spacing w:before="0" w:beforeAutospacing="0" w:after="0" w:afterAutospacing="0"/>
                                <w:jc w:val="center"/>
                              </w:pPr>
                            </w:p>
                          </w:txbxContent>
                        </wps:txbx>
                        <wps:bodyPr rot="0" vert="horz" wrap="square" lIns="0" tIns="45720" rIns="0" bIns="45720" anchor="ctr" anchorCtr="0" upright="1">
                          <a:noAutofit/>
                        </wps:bodyPr>
                      </wps:wsp>
                      <wps:wsp>
                        <wps:cNvPr id="60" name="Rounded Rectangle 59"/>
                        <wps:cNvSpPr>
                          <a:spLocks/>
                        </wps:cNvSpPr>
                        <wps:spPr bwMode="auto">
                          <a:xfrm>
                            <a:off x="530581" y="2204268"/>
                            <a:ext cx="4194455" cy="1235200"/>
                          </a:xfrm>
                          <a:custGeom>
                            <a:avLst/>
                            <a:gdLst>
                              <a:gd name="T0" fmla="*/ 0 w 4157070"/>
                              <a:gd name="T1" fmla="*/ 767835 h 1224324"/>
                              <a:gd name="T2" fmla="*/ 1042078 w 4157070"/>
                              <a:gd name="T3" fmla="*/ 0 h 1224324"/>
                              <a:gd name="T4" fmla="*/ 4111770 w 4157070"/>
                              <a:gd name="T5" fmla="*/ 0 h 1224324"/>
                              <a:gd name="T6" fmla="*/ 4232151 w 4157070"/>
                              <a:gd name="T7" fmla="*/ 120354 h 1224324"/>
                              <a:gd name="T8" fmla="*/ 4232151 w 4157070"/>
                              <a:gd name="T9" fmla="*/ 1125808 h 1224324"/>
                              <a:gd name="T10" fmla="*/ 4111770 w 4157070"/>
                              <a:gd name="T11" fmla="*/ 1246162 h 1224324"/>
                              <a:gd name="T12" fmla="*/ 120381 w 4157070"/>
                              <a:gd name="T13" fmla="*/ 1246162 h 1224324"/>
                              <a:gd name="T14" fmla="*/ 0 w 4157070"/>
                              <a:gd name="T15" fmla="*/ 1125808 h 1224324"/>
                              <a:gd name="T16" fmla="*/ 0 w 4157070"/>
                              <a:gd name="T17" fmla="*/ 767835 h 122432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157070"/>
                              <a:gd name="T28" fmla="*/ 0 h 1224324"/>
                              <a:gd name="T29" fmla="*/ 4157070 w 4157070"/>
                              <a:gd name="T30" fmla="*/ 1224324 h 122432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157070" h="1224324">
                                <a:moveTo>
                                  <a:pt x="0" y="754379"/>
                                </a:moveTo>
                                <a:cubicBezTo>
                                  <a:pt x="0" y="562326"/>
                                  <a:pt x="768163" y="13580"/>
                                  <a:pt x="1023591" y="0"/>
                                </a:cubicBezTo>
                                <a:lnTo>
                                  <a:pt x="4038825" y="0"/>
                                </a:lnTo>
                                <a:cubicBezTo>
                                  <a:pt x="4104130" y="0"/>
                                  <a:pt x="4157070" y="52940"/>
                                  <a:pt x="4157070" y="118245"/>
                                </a:cubicBezTo>
                                <a:lnTo>
                                  <a:pt x="4157070" y="1106079"/>
                                </a:lnTo>
                                <a:cubicBezTo>
                                  <a:pt x="4157070" y="1171384"/>
                                  <a:pt x="4104130" y="1224324"/>
                                  <a:pt x="4038825" y="1224324"/>
                                </a:cubicBezTo>
                                <a:lnTo>
                                  <a:pt x="118245" y="1224324"/>
                                </a:lnTo>
                                <a:cubicBezTo>
                                  <a:pt x="52940" y="1224324"/>
                                  <a:pt x="0" y="1171384"/>
                                  <a:pt x="0" y="1106079"/>
                                </a:cubicBezTo>
                                <a:lnTo>
                                  <a:pt x="0" y="754379"/>
                                </a:lnTo>
                                <a:close/>
                              </a:path>
                            </a:pathLst>
                          </a:custGeom>
                          <a:solidFill>
                            <a:srgbClr val="F4F7ED"/>
                          </a:solidFill>
                          <a:ln w="25400">
                            <a:solidFill>
                              <a:schemeClr val="accent3">
                                <a:lumMod val="75000"/>
                                <a:lumOff val="0"/>
                              </a:schemeClr>
                            </a:solidFill>
                            <a:prstDash val="sysDot"/>
                            <a:miter lim="800000"/>
                            <a:headEnd/>
                            <a:tailEnd/>
                          </a:ln>
                        </wps:spPr>
                        <wps:txbx>
                          <w:txbxContent>
                            <w:p w14:paraId="46D85E6F" w14:textId="77777777" w:rsidR="005D3F28" w:rsidRDefault="005D3F28" w:rsidP="004F5720"/>
                          </w:txbxContent>
                        </wps:txbx>
                        <wps:bodyPr rot="0" vert="horz" wrap="square" lIns="91440" tIns="45720" rIns="91440" bIns="45720" anchor="ctr" anchorCtr="0" upright="1">
                          <a:noAutofit/>
                        </wps:bodyPr>
                      </wps:wsp>
                      <wps:wsp>
                        <wps:cNvPr id="61" name="Rounded Rectangle 43"/>
                        <wps:cNvSpPr>
                          <a:spLocks noChangeArrowheads="1"/>
                        </wps:cNvSpPr>
                        <wps:spPr bwMode="auto">
                          <a:xfrm>
                            <a:off x="0" y="161900"/>
                            <a:ext cx="422806" cy="3343300"/>
                          </a:xfrm>
                          <a:prstGeom prst="roundRect">
                            <a:avLst>
                              <a:gd name="adj" fmla="val 16667"/>
                            </a:avLst>
                          </a:prstGeom>
                          <a:solidFill>
                            <a:schemeClr val="accent1">
                              <a:lumMod val="40000"/>
                              <a:lumOff val="60000"/>
                            </a:schemeClr>
                          </a:solidFill>
                          <a:ln w="25400">
                            <a:solidFill>
                              <a:schemeClr val="accent1">
                                <a:lumMod val="50000"/>
                                <a:lumOff val="0"/>
                              </a:schemeClr>
                            </a:solidFill>
                            <a:round/>
                            <a:headEnd/>
                            <a:tailEnd/>
                          </a:ln>
                        </wps:spPr>
                        <wps:txbx>
                          <w:txbxContent>
                            <w:p w14:paraId="75ABA143" w14:textId="77777777" w:rsidR="005D3F28" w:rsidRPr="009302F0" w:rsidRDefault="005D3F28" w:rsidP="004F5720">
                              <w:pPr>
                                <w:pStyle w:val="NormalWeb"/>
                                <w:spacing w:before="0" w:beforeAutospacing="0" w:after="0" w:afterAutospacing="0"/>
                                <w:jc w:val="center"/>
                                <w:rPr>
                                  <w:rFonts w:asciiTheme="minorHAnsi" w:hAnsiTheme="minorHAnsi"/>
                                </w:rPr>
                              </w:pPr>
                              <w:r w:rsidRPr="009302F0">
                                <w:rPr>
                                  <w:rFonts w:asciiTheme="minorHAnsi" w:eastAsia="Calibri" w:hAnsiTheme="minorHAnsi"/>
                                  <w:color w:val="000000"/>
                                  <w:kern w:val="24"/>
                                  <w:sz w:val="22"/>
                                  <w:szCs w:val="22"/>
                                </w:rPr>
                                <w:t xml:space="preserve"> </w:t>
                              </w:r>
                              <w:r w:rsidRPr="009302F0">
                                <w:rPr>
                                  <w:rFonts w:asciiTheme="minorHAnsi" w:eastAsia="Calibri" w:hAnsiTheme="minorHAnsi"/>
                                  <w:color w:val="000000"/>
                                  <w:kern w:val="24"/>
                                </w:rPr>
                                <w:t>OPC Root Relationships</w:t>
                              </w:r>
                            </w:p>
                          </w:txbxContent>
                        </wps:txbx>
                        <wps:bodyPr rot="0" vert="vert270" wrap="square" lIns="91440" tIns="45720" rIns="91440" bIns="45720" anchor="ctr" anchorCtr="0" upright="1">
                          <a:noAutofit/>
                        </wps:bodyPr>
                      </wps:wsp>
                      <wps:wsp>
                        <wps:cNvPr id="62" name="Straight Arrow Connector 44"/>
                        <wps:cNvCnPr>
                          <a:cxnSpLocks noChangeShapeType="1"/>
                        </wps:cNvCnPr>
                        <wps:spPr bwMode="auto">
                          <a:xfrm>
                            <a:off x="422806" y="837900"/>
                            <a:ext cx="11992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Text Box 8"/>
                        <wps:cNvSpPr txBox="1">
                          <a:spLocks noChangeArrowheads="1"/>
                        </wps:cNvSpPr>
                        <wps:spPr bwMode="auto">
                          <a:xfrm>
                            <a:off x="410505" y="2279443"/>
                            <a:ext cx="17488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6787B" w14:textId="77777777" w:rsidR="005D3F28" w:rsidRPr="008F041C" w:rsidRDefault="005D3F28" w:rsidP="004F5720">
                              <w:pPr>
                                <w:pStyle w:val="NormalWeb"/>
                                <w:spacing w:before="0" w:beforeAutospacing="0" w:after="0" w:afterAutospacing="0"/>
                                <w:rPr>
                                  <w:rFonts w:asciiTheme="minorHAnsi" w:hAnsiTheme="minorHAnsi"/>
                                  <w:sz w:val="20"/>
                                </w:rPr>
                              </w:pPr>
                              <w:r>
                                <w:rPr>
                                  <w:rFonts w:asciiTheme="minorHAnsi" w:eastAsia="Calibri" w:hAnsiTheme="minorHAnsi"/>
                                  <w:color w:val="000000" w:themeColor="text1"/>
                                  <w:kern w:val="24"/>
                                  <w:sz w:val="20"/>
                                </w:rPr>
                                <w:t xml:space="preserve">3D </w:t>
                              </w:r>
                              <w:r w:rsidRPr="008F041C">
                                <w:rPr>
                                  <w:rFonts w:asciiTheme="minorHAnsi" w:eastAsia="Calibri" w:hAnsiTheme="minorHAnsi"/>
                                  <w:color w:val="000000" w:themeColor="text1"/>
                                  <w:kern w:val="24"/>
                                  <w:sz w:val="20"/>
                                </w:rPr>
                                <w:t>Model</w:t>
                              </w:r>
                            </w:p>
                          </w:txbxContent>
                        </wps:txbx>
                        <wps:bodyPr rot="0" vert="horz" wrap="square" lIns="91440" tIns="45720" rIns="91440" bIns="45720" anchor="t" anchorCtr="0" upright="1">
                          <a:spAutoFit/>
                        </wps:bodyPr>
                      </wps:wsp>
                      <wps:wsp>
                        <wps:cNvPr id="64" name="Text Box 9"/>
                        <wps:cNvSpPr txBox="1">
                          <a:spLocks noChangeArrowheads="1"/>
                        </wps:cNvSpPr>
                        <wps:spPr bwMode="auto">
                          <a:xfrm>
                            <a:off x="2735236" y="2278843"/>
                            <a:ext cx="17481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8EB51" w14:textId="77777777" w:rsidR="005D3F28" w:rsidRPr="00B26E48" w:rsidRDefault="005D3F28" w:rsidP="004F5720">
                              <w:pPr>
                                <w:pStyle w:val="NormalWeb"/>
                                <w:spacing w:before="0" w:beforeAutospacing="0" w:after="0" w:afterAutospacing="0"/>
                                <w:rPr>
                                  <w:rFonts w:asciiTheme="minorHAnsi" w:hAnsiTheme="minorHAnsi"/>
                                  <w:sz w:val="20"/>
                                </w:rPr>
                              </w:pPr>
                              <w:r w:rsidRPr="00B26E48">
                                <w:rPr>
                                  <w:rFonts w:asciiTheme="minorHAnsi" w:eastAsia="Calibri" w:hAnsiTheme="minorHAnsi"/>
                                  <w:color w:val="000000" w:themeColor="text1"/>
                                  <w:kern w:val="24"/>
                                  <w:sz w:val="20"/>
                                </w:rPr>
                                <w:t>Print</w:t>
                              </w:r>
                              <w:r>
                                <w:rPr>
                                  <w:rFonts w:asciiTheme="minorHAnsi" w:eastAsia="Calibri" w:hAnsiTheme="minorHAnsi"/>
                                  <w:color w:val="000000" w:themeColor="text1"/>
                                  <w:kern w:val="24"/>
                                  <w:sz w:val="20"/>
                                </w:rPr>
                                <w:t xml:space="preserve"> </w:t>
                              </w:r>
                              <w:r w:rsidRPr="00B26E48">
                                <w:rPr>
                                  <w:rFonts w:asciiTheme="minorHAnsi" w:eastAsia="Calibri" w:hAnsiTheme="minorHAnsi"/>
                                  <w:color w:val="000000" w:themeColor="text1"/>
                                  <w:kern w:val="24"/>
                                  <w:sz w:val="20"/>
                                </w:rPr>
                                <w:t>Ticket</w:t>
                              </w:r>
                            </w:p>
                          </w:txbxContent>
                        </wps:txbx>
                        <wps:bodyPr rot="0" vert="horz" wrap="square" lIns="91440" tIns="45720" rIns="91440" bIns="45720" anchor="t" anchorCtr="0" upright="1">
                          <a:spAutoFit/>
                        </wps:bodyPr>
                      </wps:wsp>
                      <wps:wsp>
                        <wps:cNvPr id="65" name="Text Box 10"/>
                        <wps:cNvSpPr txBox="1">
                          <a:spLocks noChangeArrowheads="1"/>
                        </wps:cNvSpPr>
                        <wps:spPr bwMode="auto">
                          <a:xfrm>
                            <a:off x="396205" y="649600"/>
                            <a:ext cx="17494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833BB" w14:textId="77777777" w:rsidR="005D3F28" w:rsidRPr="008F041C" w:rsidRDefault="005D3F28"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Core</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Properties</w:t>
                              </w:r>
                            </w:p>
                          </w:txbxContent>
                        </wps:txbx>
                        <wps:bodyPr rot="0" vert="horz" wrap="square" lIns="91440" tIns="45720" rIns="91440" bIns="45720" anchor="t" anchorCtr="0" upright="1">
                          <a:spAutoFit/>
                        </wps:bodyPr>
                      </wps:wsp>
                      <wps:wsp>
                        <wps:cNvPr id="66" name="Text Box 11"/>
                        <wps:cNvSpPr txBox="1">
                          <a:spLocks noChangeArrowheads="1"/>
                        </wps:cNvSpPr>
                        <wps:spPr bwMode="auto">
                          <a:xfrm>
                            <a:off x="394305" y="1087352"/>
                            <a:ext cx="17481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55458" w14:textId="77777777" w:rsidR="005D3F28" w:rsidRPr="008F041C" w:rsidRDefault="005D3F28"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Digital</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Signatures</w:t>
                              </w:r>
                            </w:p>
                          </w:txbxContent>
                        </wps:txbx>
                        <wps:bodyPr rot="0" vert="horz" wrap="square" lIns="91440" tIns="45720" rIns="91440" bIns="45720" anchor="t" anchorCtr="0" upright="1">
                          <a:spAutoFit/>
                        </wps:bodyPr>
                      </wps:wsp>
                      <wps:wsp>
                        <wps:cNvPr id="67" name="Straight Arrow Connector 49"/>
                        <wps:cNvCnPr>
                          <a:cxnSpLocks noChangeShapeType="1"/>
                        </wps:cNvCnPr>
                        <wps:spPr bwMode="auto">
                          <a:xfrm>
                            <a:off x="422806" y="1278400"/>
                            <a:ext cx="11992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8" name="Oval 50"/>
                        <wps:cNvSpPr>
                          <a:spLocks noChangeArrowheads="1"/>
                        </wps:cNvSpPr>
                        <wps:spPr bwMode="auto">
                          <a:xfrm>
                            <a:off x="1614421" y="617800"/>
                            <a:ext cx="1380218" cy="3930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5CB16B6A"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Core Properties</w:t>
                              </w:r>
                            </w:p>
                          </w:txbxContent>
                        </wps:txbx>
                        <wps:bodyPr rot="0" vert="horz" wrap="square" lIns="0" tIns="45720" rIns="0" bIns="45720" anchor="ctr" anchorCtr="0" upright="1">
                          <a:noAutofit/>
                        </wps:bodyPr>
                      </wps:wsp>
                      <wps:wsp>
                        <wps:cNvPr id="69" name="Oval 51"/>
                        <wps:cNvSpPr>
                          <a:spLocks noChangeArrowheads="1"/>
                        </wps:cNvSpPr>
                        <wps:spPr bwMode="auto">
                          <a:xfrm>
                            <a:off x="1621946" y="1079570"/>
                            <a:ext cx="1380318" cy="3927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1D72AB3C"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Digital Signatures</w:t>
                              </w:r>
                            </w:p>
                          </w:txbxContent>
                        </wps:txbx>
                        <wps:bodyPr rot="0" vert="horz" wrap="square" lIns="0" tIns="45720" rIns="0" bIns="45720" anchor="ctr" anchorCtr="0" upright="1">
                          <a:noAutofit/>
                        </wps:bodyPr>
                      </wps:wsp>
                      <wps:wsp>
                        <wps:cNvPr id="70" name="Straight Arrow Connector 52"/>
                        <wps:cNvCnPr>
                          <a:cxnSpLocks noChangeShapeType="1"/>
                        </wps:cNvCnPr>
                        <wps:spPr bwMode="auto">
                          <a:xfrm>
                            <a:off x="439606" y="2473443"/>
                            <a:ext cx="1199216" cy="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1" name="Rounded Rectangle 53"/>
                        <wps:cNvSpPr>
                          <a:spLocks noChangeArrowheads="1"/>
                        </wps:cNvSpPr>
                        <wps:spPr bwMode="auto">
                          <a:xfrm>
                            <a:off x="1638821" y="2279643"/>
                            <a:ext cx="1143615" cy="392700"/>
                          </a:xfrm>
                          <a:prstGeom prst="roundRect">
                            <a:avLst>
                              <a:gd name="adj" fmla="val 16667"/>
                            </a:avLst>
                          </a:prstGeom>
                          <a:solidFill>
                            <a:schemeClr val="accent3">
                              <a:lumMod val="20000"/>
                              <a:lumOff val="80000"/>
                            </a:schemeClr>
                          </a:solidFill>
                          <a:ln w="25400">
                            <a:solidFill>
                              <a:schemeClr val="accent3">
                                <a:lumMod val="75000"/>
                                <a:lumOff val="0"/>
                              </a:schemeClr>
                            </a:solidFill>
                            <a:round/>
                            <a:headEnd/>
                            <a:tailEnd/>
                          </a:ln>
                        </wps:spPr>
                        <wps:txbx>
                          <w:txbxContent>
                            <w:p w14:paraId="531FDB96"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Model</w:t>
                              </w:r>
                            </w:p>
                          </w:txbxContent>
                        </wps:txbx>
                        <wps:bodyPr rot="0" vert="horz" wrap="square" lIns="0" tIns="45720" rIns="0" bIns="45720" anchor="ctr" anchorCtr="0" upright="1">
                          <a:noAutofit/>
                        </wps:bodyPr>
                      </wps:wsp>
                      <wps:wsp>
                        <wps:cNvPr id="74" name="Straight Arrow Connector 54"/>
                        <wps:cNvCnPr>
                          <a:cxnSpLocks noChangeShapeType="1"/>
                        </wps:cNvCnPr>
                        <wps:spPr bwMode="auto">
                          <a:xfrm>
                            <a:off x="2792936" y="2473443"/>
                            <a:ext cx="721709" cy="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 name="Oval 55"/>
                        <wps:cNvSpPr>
                          <a:spLocks noChangeArrowheads="1"/>
                        </wps:cNvSpPr>
                        <wps:spPr bwMode="auto">
                          <a:xfrm>
                            <a:off x="3514646" y="2277443"/>
                            <a:ext cx="1143615"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0837EB94"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Print</w:t>
                              </w:r>
                              <w:r>
                                <w:rPr>
                                  <w:rFonts w:asciiTheme="minorHAnsi" w:eastAsia="Calibri" w:hAnsiTheme="minorHAnsi"/>
                                  <w:color w:val="000000" w:themeColor="dark1"/>
                                  <w:kern w:val="24"/>
                                  <w:sz w:val="20"/>
                                </w:rPr>
                                <w:t xml:space="preserve"> </w:t>
                              </w:r>
                              <w:r w:rsidRPr="00B26E48">
                                <w:rPr>
                                  <w:rFonts w:asciiTheme="minorHAnsi" w:eastAsia="Calibri" w:hAnsiTheme="minorHAnsi"/>
                                  <w:color w:val="000000" w:themeColor="dark1"/>
                                  <w:kern w:val="24"/>
                                  <w:sz w:val="20"/>
                                </w:rPr>
                                <w:t>Ticket</w:t>
                              </w:r>
                            </w:p>
                          </w:txbxContent>
                        </wps:txbx>
                        <wps:bodyPr rot="0" vert="horz" wrap="square" lIns="0" tIns="45720" rIns="0" bIns="45720" anchor="ctr" anchorCtr="0" upright="1">
                          <a:noAutofit/>
                        </wps:bodyPr>
                      </wps:wsp>
                      <wps:wsp>
                        <wps:cNvPr id="78" name="Oval 56"/>
                        <wps:cNvSpPr>
                          <a:spLocks noChangeArrowheads="1"/>
                        </wps:cNvSpPr>
                        <wps:spPr bwMode="auto">
                          <a:xfrm>
                            <a:off x="650008" y="2985343"/>
                            <a:ext cx="9812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64553753"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79" name="Oval 57"/>
                        <wps:cNvSpPr>
                          <a:spLocks noChangeArrowheads="1"/>
                        </wps:cNvSpPr>
                        <wps:spPr bwMode="auto">
                          <a:xfrm>
                            <a:off x="1716722" y="2973443"/>
                            <a:ext cx="9811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34384B96"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80" name="Oval 58"/>
                        <wps:cNvSpPr>
                          <a:spLocks noChangeArrowheads="1"/>
                        </wps:cNvSpPr>
                        <wps:spPr bwMode="auto">
                          <a:xfrm>
                            <a:off x="2773736" y="2973443"/>
                            <a:ext cx="9812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6EB88A90"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81" name="Straight Arrow Connector 59"/>
                        <wps:cNvCnPr>
                          <a:cxnSpLocks noChangeShapeType="1"/>
                        </wps:cNvCnPr>
                        <wps:spPr bwMode="auto">
                          <a:xfrm flipH="1">
                            <a:off x="1140615" y="2672343"/>
                            <a:ext cx="1070014" cy="3130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2" name="Straight Arrow Connector 60"/>
                        <wps:cNvCnPr>
                          <a:cxnSpLocks noChangeShapeType="1"/>
                        </wps:cNvCnPr>
                        <wps:spPr bwMode="auto">
                          <a:xfrm flipH="1">
                            <a:off x="2207229" y="2672343"/>
                            <a:ext cx="3400" cy="3011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3" name="Straight Arrow Connector 61"/>
                        <wps:cNvCnPr>
                          <a:cxnSpLocks noChangeShapeType="1"/>
                        </wps:cNvCnPr>
                        <wps:spPr bwMode="auto">
                          <a:xfrm>
                            <a:off x="2210629" y="2672343"/>
                            <a:ext cx="1053714" cy="3011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 name="Right Brace 62"/>
                        <wps:cNvSpPr>
                          <a:spLocks/>
                        </wps:cNvSpPr>
                        <wps:spPr bwMode="auto">
                          <a:xfrm>
                            <a:off x="4788363" y="2212443"/>
                            <a:ext cx="115302" cy="1235200"/>
                          </a:xfrm>
                          <a:prstGeom prst="rightBrace">
                            <a:avLst>
                              <a:gd name="adj1" fmla="val 50043"/>
                              <a:gd name="adj2" fmla="val 50000"/>
                            </a:avLst>
                          </a:prstGeom>
                          <a:noFill/>
                          <a:ln w="19050">
                            <a:solidFill>
                              <a:schemeClr val="accent3">
                                <a:lumMod val="75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8A8A4AF" w14:textId="77777777" w:rsidR="005D3F28" w:rsidRPr="009302F0" w:rsidRDefault="005D3F28" w:rsidP="004F5720">
                              <w:pPr>
                                <w:rPr>
                                  <w:rFonts w:eastAsia="Times New Roman"/>
                                </w:rPr>
                              </w:pPr>
                            </w:p>
                          </w:txbxContent>
                        </wps:txbx>
                        <wps:bodyPr rot="0" vert="horz" wrap="square" lIns="91440" tIns="45720" rIns="91440" bIns="45720" anchor="ctr" anchorCtr="0" upright="1">
                          <a:noAutofit/>
                        </wps:bodyPr>
                      </wps:wsp>
                      <wps:wsp>
                        <wps:cNvPr id="85" name="Text Box 26"/>
                        <wps:cNvSpPr txBox="1">
                          <a:spLocks noChangeArrowheads="1"/>
                        </wps:cNvSpPr>
                        <wps:spPr bwMode="auto">
                          <a:xfrm>
                            <a:off x="4971465" y="2612350"/>
                            <a:ext cx="715009"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2967B" w14:textId="77777777" w:rsidR="005D3F28" w:rsidRPr="00B26E48" w:rsidRDefault="005D3F28"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3D Payload</w:t>
                              </w:r>
                            </w:p>
                          </w:txbxContent>
                        </wps:txbx>
                        <wps:bodyPr rot="0" vert="horz" wrap="square" lIns="0" tIns="45720" rIns="0" bIns="45720" anchor="t" anchorCtr="0" upright="1">
                          <a:spAutoFit/>
                        </wps:bodyPr>
                      </wps:wsp>
                      <wps:wsp>
                        <wps:cNvPr id="86" name="Right Brace 64"/>
                        <wps:cNvSpPr>
                          <a:spLocks/>
                        </wps:cNvSpPr>
                        <wps:spPr bwMode="auto">
                          <a:xfrm>
                            <a:off x="3069039" y="161889"/>
                            <a:ext cx="141993" cy="1964623"/>
                          </a:xfrm>
                          <a:prstGeom prst="rightBrace">
                            <a:avLst>
                              <a:gd name="adj1" fmla="val 50032"/>
                              <a:gd name="adj2" fmla="val 50000"/>
                            </a:avLst>
                          </a:prstGeom>
                          <a:noFill/>
                          <a:ln w="19050">
                            <a:solidFill>
                              <a:schemeClr val="accent4">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C13BC69" w14:textId="77777777" w:rsidR="005D3F28" w:rsidRPr="009302F0" w:rsidRDefault="005D3F28" w:rsidP="004F5720">
                              <w:pPr>
                                <w:pStyle w:val="NormalWeb"/>
                                <w:spacing w:before="0" w:beforeAutospacing="0" w:after="0" w:afterAutospacing="0"/>
                                <w:rPr>
                                  <w:rFonts w:asciiTheme="minorHAnsi" w:hAnsiTheme="minorHAnsi"/>
                                </w:rPr>
                              </w:pPr>
                              <w:r w:rsidRPr="009302F0">
                                <w:rPr>
                                  <w:rFonts w:asciiTheme="minorHAnsi" w:eastAsia="Times New Roman" w:hAnsiTheme="minorHAnsi"/>
                                  <w:color w:val="000000" w:themeColor="text1"/>
                                  <w:kern w:val="24"/>
                                  <w:sz w:val="20"/>
                                  <w:szCs w:val="20"/>
                                </w:rPr>
                                <w:t> </w:t>
                              </w:r>
                            </w:p>
                          </w:txbxContent>
                        </wps:txbx>
                        <wps:bodyPr rot="0" vert="horz" wrap="square" lIns="91440" tIns="45720" rIns="91440" bIns="45720" anchor="ctr" anchorCtr="0" upright="1">
                          <a:noAutofit/>
                        </wps:bodyPr>
                      </wps:wsp>
                      <wps:wsp>
                        <wps:cNvPr id="87" name="Text Box 28"/>
                        <wps:cNvSpPr txBox="1">
                          <a:spLocks noChangeArrowheads="1"/>
                        </wps:cNvSpPr>
                        <wps:spPr bwMode="auto">
                          <a:xfrm>
                            <a:off x="3270267" y="942950"/>
                            <a:ext cx="1473819"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C5D0" w14:textId="77777777" w:rsidR="005D3F28" w:rsidRPr="00B26E48" w:rsidRDefault="005D3F28"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 xml:space="preserve">OPC Package </w:t>
                              </w:r>
                              <w:r>
                                <w:rPr>
                                  <w:rFonts w:asciiTheme="minorHAnsi" w:eastAsia="Calibri" w:hAnsiTheme="minorHAnsi"/>
                                  <w:color w:val="000000" w:themeColor="text1"/>
                                  <w:kern w:val="24"/>
                                  <w:sz w:val="20"/>
                                  <w:szCs w:val="20"/>
                                </w:rPr>
                                <w:t>Parts</w:t>
                              </w:r>
                            </w:p>
                          </w:txbxContent>
                        </wps:txbx>
                        <wps:bodyPr rot="0" vert="horz" wrap="square" lIns="0" tIns="45720" rIns="0" bIns="45720" anchor="t" anchorCtr="0" upright="1">
                          <a:spAutoFit/>
                        </wps:bodyPr>
                      </wps:wsp>
                      <wps:wsp>
                        <wps:cNvPr id="89" name="Straight Arrow Connector 67"/>
                        <wps:cNvCnPr>
                          <a:cxnSpLocks noChangeShapeType="1"/>
                        </wps:cNvCnPr>
                        <wps:spPr bwMode="auto">
                          <a:xfrm>
                            <a:off x="410505" y="362900"/>
                            <a:ext cx="11993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90" name="Text Box 31"/>
                        <wps:cNvSpPr txBox="1">
                          <a:spLocks noChangeArrowheads="1"/>
                        </wps:cNvSpPr>
                        <wps:spPr bwMode="auto">
                          <a:xfrm>
                            <a:off x="393705" y="184200"/>
                            <a:ext cx="1748823" cy="24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482D9" w14:textId="77777777" w:rsidR="005D3F28" w:rsidRPr="008F041C" w:rsidRDefault="005D3F28" w:rsidP="004F5720">
                              <w:pPr>
                                <w:pStyle w:val="NormalWeb"/>
                                <w:spacing w:before="0" w:beforeAutospacing="0" w:after="0" w:afterAutospacing="0"/>
                                <w:rPr>
                                  <w:rFonts w:asciiTheme="minorHAnsi" w:hAnsiTheme="minorHAnsi"/>
                                  <w:sz w:val="20"/>
                                  <w:szCs w:val="20"/>
                                </w:rPr>
                              </w:pPr>
                              <w:r w:rsidRPr="008F041C">
                                <w:rPr>
                                  <w:rFonts w:asciiTheme="minorHAnsi" w:eastAsia="Calibri" w:hAnsiTheme="minorHAnsi"/>
                                  <w:color w:val="000000" w:themeColor="text1"/>
                                  <w:kern w:val="24"/>
                                  <w:sz w:val="20"/>
                                  <w:szCs w:val="20"/>
                                </w:rPr>
                                <w:t>Thumbnail</w:t>
                              </w:r>
                            </w:p>
                          </w:txbxContent>
                        </wps:txbx>
                        <wps:bodyPr rot="0" vert="horz" wrap="square" lIns="91440" tIns="45720" rIns="91440" bIns="45720" anchor="t" anchorCtr="0" upright="1">
                          <a:spAutoFit/>
                        </wps:bodyPr>
                      </wps:wsp>
                      <wps:wsp>
                        <wps:cNvPr id="91" name="Oval 69"/>
                        <wps:cNvSpPr>
                          <a:spLocks noChangeArrowheads="1"/>
                        </wps:cNvSpPr>
                        <wps:spPr bwMode="auto">
                          <a:xfrm>
                            <a:off x="1602121" y="161900"/>
                            <a:ext cx="1380318" cy="3930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00DC80D9"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Thumbnail</w:t>
                              </w:r>
                            </w:p>
                          </w:txbxContent>
                        </wps:txbx>
                        <wps:bodyPr rot="0" vert="horz" wrap="square" lIns="0" tIns="45720" rIns="0" bIns="45720" anchor="ctr" anchorCtr="0" upright="1">
                          <a:noAutofit/>
                        </wps:bodyPr>
                      </wps:wsp>
                      <wps:wsp>
                        <wps:cNvPr id="118" name="Text Box 31"/>
                        <wps:cNvSpPr txBox="1">
                          <a:spLocks noChangeArrowheads="1"/>
                        </wps:cNvSpPr>
                        <wps:spPr bwMode="auto">
                          <a:xfrm>
                            <a:off x="410505" y="1631610"/>
                            <a:ext cx="17487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7B949" w14:textId="77777777" w:rsidR="005D3F28" w:rsidRDefault="005D3F28" w:rsidP="004F5720">
                              <w:pPr>
                                <w:pStyle w:val="NormalWeb"/>
                                <w:spacing w:before="0" w:beforeAutospacing="0" w:after="0" w:afterAutospacing="0"/>
                              </w:pPr>
                              <w:r>
                                <w:rPr>
                                  <w:rFonts w:ascii="Calibri" w:eastAsia="Calibri" w:hAnsi="Calibri"/>
                                  <w:color w:val="000000"/>
                                  <w:kern w:val="24"/>
                                  <w:sz w:val="20"/>
                                  <w:szCs w:val="20"/>
                                </w:rPr>
                                <w:t>Must Preserve</w:t>
                              </w:r>
                            </w:p>
                          </w:txbxContent>
                        </wps:txbx>
                        <wps:bodyPr rot="0" vert="horz" wrap="square" lIns="91440" tIns="45720" rIns="91440" bIns="45720" anchor="t" anchorCtr="0" upright="1">
                          <a:spAutoFit/>
                        </wps:bodyPr>
                      </wps:wsp>
                      <wps:wsp>
                        <wps:cNvPr id="121" name="Straight Arrow Connector 121"/>
                        <wps:cNvCnPr>
                          <a:cxnSpLocks noChangeShapeType="1"/>
                        </wps:cNvCnPr>
                        <wps:spPr bwMode="auto">
                          <a:xfrm>
                            <a:off x="435514" y="1820205"/>
                            <a:ext cx="1198880"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3" name="Oval 123"/>
                        <wps:cNvSpPr>
                          <a:spLocks noChangeArrowheads="1"/>
                        </wps:cNvSpPr>
                        <wps:spPr bwMode="auto">
                          <a:xfrm>
                            <a:off x="1686446" y="1713525"/>
                            <a:ext cx="1379855" cy="391795"/>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289BDEB1" w14:textId="77777777" w:rsidR="005D3F28" w:rsidRDefault="005D3F28" w:rsidP="004F5720">
                              <w:pPr>
                                <w:pStyle w:val="NormalWeb"/>
                                <w:spacing w:before="0" w:beforeAutospacing="0" w:after="0" w:afterAutospacing="0"/>
                                <w:jc w:val="center"/>
                              </w:pPr>
                              <w:r>
                                <w:rPr>
                                  <w:rFonts w:eastAsia="Times New Roman"/>
                                </w:rPr>
                                <w:t> </w:t>
                              </w:r>
                            </w:p>
                          </w:txbxContent>
                        </wps:txbx>
                        <wps:bodyPr rot="0" vert="horz" wrap="square" lIns="0" tIns="45720" rIns="0" bIns="45720" anchor="ctr" anchorCtr="0" upright="1">
                          <a:noAutofit/>
                        </wps:bodyPr>
                      </wps:wsp>
                      <wps:wsp>
                        <wps:cNvPr id="124" name="Oval 124"/>
                        <wps:cNvSpPr>
                          <a:spLocks noChangeArrowheads="1"/>
                        </wps:cNvSpPr>
                        <wps:spPr bwMode="auto">
                          <a:xfrm>
                            <a:off x="1638821" y="1631610"/>
                            <a:ext cx="1379855" cy="39243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7EBB01FA" w14:textId="77777777" w:rsidR="005D3F28" w:rsidRDefault="005D3F28" w:rsidP="004F5720">
                              <w:pPr>
                                <w:pStyle w:val="NormalWeb"/>
                                <w:spacing w:before="0" w:beforeAutospacing="0" w:after="0" w:afterAutospacing="0"/>
                                <w:jc w:val="center"/>
                              </w:pPr>
                              <w:r>
                                <w:rPr>
                                  <w:rFonts w:ascii="Calibri" w:eastAsia="Calibri" w:hAnsi="Calibri"/>
                                  <w:color w:val="000000"/>
                                  <w:kern w:val="24"/>
                                  <w:sz w:val="20"/>
                                  <w:szCs w:val="20"/>
                                </w:rPr>
                                <w:t>Custom Parts</w:t>
                              </w:r>
                            </w:p>
                          </w:txbxContent>
                        </wps:txbx>
                        <wps:bodyPr rot="0" vert="horz" wrap="square" lIns="0" tIns="45720" rIns="0" bIns="45720" anchor="ctr" anchorCtr="0" upright="1">
                          <a:noAutofit/>
                        </wps:bodyPr>
                      </wps:wsp>
                    </wpc:wpc>
                  </a:graphicData>
                </a:graphic>
              </wp:inline>
            </w:drawing>
          </mc:Choice>
          <mc:Fallback>
            <w:pict>
              <v:group w14:anchorId="354566DB" id="Canvas 30" o:spid="_x0000_s1026" editas="canvas" style="width:449.25pt;height:306.4pt;mso-position-horizontal-relative:char;mso-position-vertical-relative:line" coordsize="57054,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54;height:38912;visibility:visible;mso-wrap-style:square">
                  <v:fill o:detectmouseclick="t"/>
                  <v:path o:connecttype="none"/>
                </v:shape>
                <v:oval id="Oval 71" o:spid="_x0000_s1028" style="position:absolute;left:16700;top:11619;width:13799;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" fillcolor="#e5dfec [663]" strokecolor="#8064a2 [3207]" strokeweight="2pt">
                  <v:textbox inset="0,,0">
                    <w:txbxContent>
                      <w:p w14:paraId="79658626" w14:textId="77777777" w:rsidR="005D3F28" w:rsidRDefault="005D3F28" w:rsidP="004F5720">
                        <w:pPr>
                          <w:pStyle w:val="NormalWeb"/>
                          <w:spacing w:before="0" w:beforeAutospacing="0" w:after="0" w:afterAutospacing="0"/>
                          <w:jc w:val="center"/>
                        </w:pPr>
                      </w:p>
                    </w:txbxContent>
                  </v:textbox>
                </v:oval>
                <v:shape id="Rounded Rectangle 59" o:spid="_x0000_s1029" style="position:absolute;left:5305;top:22042;width:41945;height:12352;visibility:visible;mso-wrap-style:square;v-text-anchor:middle" coordsize="4157070,12243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" adj="-11796480,,5400" path="m,754379c,562326,768163,13580,1023591,l4038825,v65305,,118245,52940,118245,118245l4157070,1106079v,65305,-52940,118245,-118245,118245l118245,1224324c52940,1224324,,1171384,,1106079l,754379xe" fillcolor="#f4f7ed" strokecolor="#76923c [2406]" strokeweight="2pt">
                  <v:stroke dashstyle="1 1" joinstyle="miter"/>
                  <v:formulas/>
                  <v:path arrowok="t" o:connecttype="custom" o:connectlocs="0,774656;1051450,0;4148748,0;4270211,121423;4270211,1135809;4148748,1257232;121464,1257232;0,1135809;0,774656" o:connectangles="0,0,0,0,0,0,0,0,0" textboxrect="0,0,4157070,1224324"/>
                  <v:textbox>
                    <w:txbxContent>
                      <w:p w14:paraId="46D85E6F" w14:textId="77777777" w:rsidR="005D3F28" w:rsidRDefault="005D3F28" w:rsidP="004F5720"/>
                    </w:txbxContent>
                  </v:textbox>
                </v:shape>
                <v:roundrect id="Rounded Rectangle 43" o:spid="_x0000_s1030" style="position:absolute;top:1619;width:4228;height:33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" fillcolor="#b8cce4 [1300]" strokecolor="#243f60 [1604]" strokeweight="2pt">
                  <v:textbox style="layout-flow:vertical;mso-layout-flow-alt:bottom-to-top">
                    <w:txbxContent>
                      <w:p w14:paraId="75ABA143" w14:textId="77777777" w:rsidR="005D3F28" w:rsidRPr="009302F0" w:rsidRDefault="005D3F28" w:rsidP="004F5720">
                        <w:pPr>
                          <w:pStyle w:val="NormalWeb"/>
                          <w:spacing w:before="0" w:beforeAutospacing="0" w:after="0" w:afterAutospacing="0"/>
                          <w:jc w:val="center"/>
                          <w:rPr>
                            <w:rFonts w:asciiTheme="minorHAnsi" w:hAnsiTheme="minorHAnsi"/>
                          </w:rPr>
                        </w:pPr>
                        <w:r w:rsidRPr="009302F0">
                          <w:rPr>
                            <w:rFonts w:asciiTheme="minorHAnsi" w:eastAsia="Calibri" w:hAnsiTheme="minorHAnsi"/>
                            <w:color w:val="000000"/>
                            <w:kern w:val="24"/>
                            <w:sz w:val="22"/>
                            <w:szCs w:val="22"/>
                          </w:rPr>
                          <w:t xml:space="preserve"> </w:t>
                        </w:r>
                        <w:r w:rsidRPr="009302F0">
                          <w:rPr>
                            <w:rFonts w:asciiTheme="minorHAnsi" w:eastAsia="Calibri" w:hAnsiTheme="minorHAnsi"/>
                            <w:color w:val="000000"/>
                            <w:kern w:val="24"/>
                          </w:rPr>
                          <w:t>OPC Root Relationships</w:t>
                        </w:r>
                      </w:p>
                    </w:txbxContent>
                  </v:textbox>
                </v:roundrect>
                <v:shapetype id="_x0000_t32" coordsize="21600,21600" o:spt="32" o:oned="t" path="m,l21600,21600e" filled="f">
                  <v:path arrowok="t" fillok="f" o:connecttype="none"/>
                  <o:lock v:ext="edit" shapetype="t"/>
                </v:shapetype>
                <v:shape id="Straight Arrow Connector 44" o:spid="_x0000_s1031" type="#_x0000_t32" style="position:absolute;left:4228;top:8379;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" strokecolor="#8064a2 [3207]" strokeweight="1.25pt">
                  <v:stroke endarrow="block"/>
                </v:shape>
                <v:shapetype id="_x0000_t202" coordsize="21600,21600" o:spt="202" path="m,l,21600r21600,l21600,xe">
                  <v:stroke joinstyle="miter"/>
                  <v:path gradientshapeok="t" o:connecttype="rect"/>
                </v:shapetype>
                <v:shape id="Text Box 8" o:spid="_x0000_s1032" type="#_x0000_t202" style="position:absolute;left:4105;top:22794;width:1748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5456787B" w14:textId="77777777" w:rsidR="005D3F28" w:rsidRPr="008F041C" w:rsidRDefault="005D3F28" w:rsidP="004F5720">
                        <w:pPr>
                          <w:pStyle w:val="NormalWeb"/>
                          <w:spacing w:before="0" w:beforeAutospacing="0" w:after="0" w:afterAutospacing="0"/>
                          <w:rPr>
                            <w:rFonts w:asciiTheme="minorHAnsi" w:hAnsiTheme="minorHAnsi"/>
                            <w:sz w:val="20"/>
                          </w:rPr>
                        </w:pPr>
                        <w:r>
                          <w:rPr>
                            <w:rFonts w:asciiTheme="minorHAnsi" w:eastAsia="Calibri" w:hAnsiTheme="minorHAnsi"/>
                            <w:color w:val="000000" w:themeColor="text1"/>
                            <w:kern w:val="24"/>
                            <w:sz w:val="20"/>
                          </w:rPr>
                          <w:t xml:space="preserve">3D </w:t>
                        </w:r>
                        <w:r w:rsidRPr="008F041C">
                          <w:rPr>
                            <w:rFonts w:asciiTheme="minorHAnsi" w:eastAsia="Calibri" w:hAnsiTheme="minorHAnsi"/>
                            <w:color w:val="000000" w:themeColor="text1"/>
                            <w:kern w:val="24"/>
                            <w:sz w:val="20"/>
                          </w:rPr>
                          <w:t>Model</w:t>
                        </w:r>
                      </w:p>
                    </w:txbxContent>
                  </v:textbox>
                </v:shape>
                <v:shape id="Text Box 9" o:spid="_x0000_s1033" type="#_x0000_t202" style="position:absolute;left:27352;top:22788;width:1748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1458EB51" w14:textId="77777777" w:rsidR="005D3F28" w:rsidRPr="00B26E48" w:rsidRDefault="005D3F28" w:rsidP="004F5720">
                        <w:pPr>
                          <w:pStyle w:val="NormalWeb"/>
                          <w:spacing w:before="0" w:beforeAutospacing="0" w:after="0" w:afterAutospacing="0"/>
                          <w:rPr>
                            <w:rFonts w:asciiTheme="minorHAnsi" w:hAnsiTheme="minorHAnsi"/>
                            <w:sz w:val="20"/>
                          </w:rPr>
                        </w:pPr>
                        <w:r w:rsidRPr="00B26E48">
                          <w:rPr>
                            <w:rFonts w:asciiTheme="minorHAnsi" w:eastAsia="Calibri" w:hAnsiTheme="minorHAnsi"/>
                            <w:color w:val="000000" w:themeColor="text1"/>
                            <w:kern w:val="24"/>
                            <w:sz w:val="20"/>
                          </w:rPr>
                          <w:t>Print</w:t>
                        </w:r>
                        <w:r>
                          <w:rPr>
                            <w:rFonts w:asciiTheme="minorHAnsi" w:eastAsia="Calibri" w:hAnsiTheme="minorHAnsi"/>
                            <w:color w:val="000000" w:themeColor="text1"/>
                            <w:kern w:val="24"/>
                            <w:sz w:val="20"/>
                          </w:rPr>
                          <w:t xml:space="preserve"> </w:t>
                        </w:r>
                        <w:r w:rsidRPr="00B26E48">
                          <w:rPr>
                            <w:rFonts w:asciiTheme="minorHAnsi" w:eastAsia="Calibri" w:hAnsiTheme="minorHAnsi"/>
                            <w:color w:val="000000" w:themeColor="text1"/>
                            <w:kern w:val="24"/>
                            <w:sz w:val="20"/>
                          </w:rPr>
                          <w:t>Ticket</w:t>
                        </w:r>
                      </w:p>
                    </w:txbxContent>
                  </v:textbox>
                </v:shape>
                <v:shape id="Text Box 10" o:spid="_x0000_s1034" type="#_x0000_t202" style="position:absolute;left:3962;top:6496;width:1749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324833BB" w14:textId="77777777" w:rsidR="005D3F28" w:rsidRPr="008F041C" w:rsidRDefault="005D3F28"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Core</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Properties</w:t>
                        </w:r>
                      </w:p>
                    </w:txbxContent>
                  </v:textbox>
                </v:shape>
                <v:shape id="Text Box 11" o:spid="_x0000_s1035" type="#_x0000_t202" style="position:absolute;left:3943;top:10873;width:1748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16F55458" w14:textId="77777777" w:rsidR="005D3F28" w:rsidRPr="008F041C" w:rsidRDefault="005D3F28"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Digital</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Signatures</w:t>
                        </w:r>
                      </w:p>
                    </w:txbxContent>
                  </v:textbox>
                </v:shape>
                <v:shape id="Straight Arrow Connector 49" o:spid="_x0000_s1036" type="#_x0000_t32" style="position:absolute;left:4228;top:12784;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" strokecolor="#8064a2 [3207]" strokeweight="1.25pt">
                  <v:stroke endarrow="block"/>
                </v:shape>
                <v:oval id="Oval 50" o:spid="_x0000_s1037" style="position:absolute;left:16144;top:6178;width:13802;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" fillcolor="#e5dfec [663]" strokecolor="#8064a2 [3207]" strokeweight="2pt">
                  <v:textbox inset="0,,0">
                    <w:txbxContent>
                      <w:p w14:paraId="5CB16B6A"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Core Properties</w:t>
                        </w:r>
                      </w:p>
                    </w:txbxContent>
                  </v:textbox>
                </v:oval>
                <v:oval id="Oval 51" o:spid="_x0000_s1038" style="position:absolute;left:16219;top:10795;width:13803;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" fillcolor="#e5dfec [663]" strokecolor="#8064a2 [3207]" strokeweight="2pt">
                  <v:textbox inset="0,,0">
                    <w:txbxContent>
                      <w:p w14:paraId="1D72AB3C"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Digital Signatures</w:t>
                        </w:r>
                      </w:p>
                    </w:txbxContent>
                  </v:textbox>
                </v:oval>
                <v:shape id="Straight Arrow Connector 52" o:spid="_x0000_s1039" type="#_x0000_t32" style="position:absolute;left:4396;top:24734;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" strokecolor="#76923c [2406]" strokeweight="1.25pt">
                  <v:stroke endarrow="block"/>
                </v:shape>
                <v:roundrect id="Rounded Rectangle 53" o:spid="_x0000_s1040" style="position:absolute;left:16388;top:22796;width:11436;height:39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" fillcolor="#eaf1dd [662]" strokecolor="#76923c [2406]" strokeweight="2pt">
                  <v:textbox inset="0,,0">
                    <w:txbxContent>
                      <w:p w14:paraId="531FDB96"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Model</w:t>
                        </w:r>
                      </w:p>
                    </w:txbxContent>
                  </v:textbox>
                </v:roundrect>
                <v:shape id="Straight Arrow Connector 54" o:spid="_x0000_s1041" type="#_x0000_t32" style="position:absolute;left:27929;top:24734;width:7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" strokecolor="#76923c [2406]" strokeweight="1.25pt">
                  <v:stroke endarrow="block"/>
                </v:shape>
                <v:oval id="Oval 55" o:spid="_x0000_s1042" style="position:absolute;left:35146;top:22774;width:11436;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" fillcolor="#eaf1dd [662]" strokecolor="#76923c [2406]" strokeweight="2pt">
                  <v:textbox inset="0,,0">
                    <w:txbxContent>
                      <w:p w14:paraId="0837EB94"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Print</w:t>
                        </w:r>
                        <w:r>
                          <w:rPr>
                            <w:rFonts w:asciiTheme="minorHAnsi" w:eastAsia="Calibri" w:hAnsiTheme="minorHAnsi"/>
                            <w:color w:val="000000" w:themeColor="dark1"/>
                            <w:kern w:val="24"/>
                            <w:sz w:val="20"/>
                          </w:rPr>
                          <w:t xml:space="preserve"> </w:t>
                        </w:r>
                        <w:r w:rsidRPr="00B26E48">
                          <w:rPr>
                            <w:rFonts w:asciiTheme="minorHAnsi" w:eastAsia="Calibri" w:hAnsiTheme="minorHAnsi"/>
                            <w:color w:val="000000" w:themeColor="dark1"/>
                            <w:kern w:val="24"/>
                            <w:sz w:val="20"/>
                          </w:rPr>
                          <w:t>Ticket</w:t>
                        </w:r>
                      </w:p>
                    </w:txbxContent>
                  </v:textbox>
                </v:oval>
                <v:oval id="Oval 56" o:spid="_x0000_s1043" style="position:absolute;left:6500;top:29853;width:9812;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" fillcolor="#eaf1dd [662]" strokecolor="#76923c [2406]" strokeweight="2pt">
                  <v:textbox inset="0,,0">
                    <w:txbxContent>
                      <w:p w14:paraId="64553753"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oval id="Oval 57" o:spid="_x0000_s1044" style="position:absolute;left:17167;top:29734;width:9811;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" fillcolor="#eaf1dd [662]" strokecolor="#76923c [2406]" strokeweight="2pt">
                  <v:textbox inset="0,,0">
                    <w:txbxContent>
                      <w:p w14:paraId="34384B96"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oval id="Oval 58" o:spid="_x0000_s1045" style="position:absolute;left:27737;top:29734;width:9812;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" fillcolor="#eaf1dd [662]" strokecolor="#76923c [2406]" strokeweight="2pt">
                  <v:textbox inset="0,,0">
                    <w:txbxContent>
                      <w:p w14:paraId="6EB88A90"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shape id="Straight Arrow Connector 59" o:spid="_x0000_s1046" type="#_x0000_t32" style="position:absolute;left:11406;top:26723;width:10700;height:3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" strokecolor="#76923c [2406]" strokeweight="1.25pt">
                  <v:stroke endarrow="block"/>
                </v:shape>
                <v:shape id="Straight Arrow Connector 60" o:spid="_x0000_s1047" type="#_x0000_t32" style="position:absolute;left:22072;top:26723;width:34;height:30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" strokecolor="#76923c [2406]" strokeweight="1.25pt">
                  <v:stroke endarrow="block"/>
                </v:shape>
                <v:shape id="Straight Arrow Connector 61" o:spid="_x0000_s1048" type="#_x0000_t32" style="position:absolute;left:22106;top:26723;width:10537;height:3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" strokecolor="#76923c [2406]" strokeweight="1.2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49" type="#_x0000_t88" style="position:absolute;left:47883;top:22124;width:1153;height:12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" adj="1009" strokecolor="#76923c [2406]" strokeweight="1.5pt">
                  <v:textbox>
                    <w:txbxContent>
                      <w:p w14:paraId="38A8A4AF" w14:textId="77777777" w:rsidR="005D3F28" w:rsidRPr="009302F0" w:rsidRDefault="005D3F28" w:rsidP="004F5720">
                        <w:pPr>
                          <w:rPr>
                            <w:rFonts w:eastAsia="Times New Roman"/>
                          </w:rPr>
                        </w:pPr>
                      </w:p>
                    </w:txbxContent>
                  </v:textbox>
                </v:shape>
                <v:shape id="Text Box 26" o:spid="_x0000_s1050" type="#_x0000_t202" style="position:absolute;left:49714;top:26123;width:715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" filled="f" stroked="f">
                  <v:textbox style="mso-fit-shape-to-text:t" inset="0,,0">
                    <w:txbxContent>
                      <w:p w14:paraId="38C2967B" w14:textId="77777777" w:rsidR="005D3F28" w:rsidRPr="00B26E48" w:rsidRDefault="005D3F28"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3D Payload</w:t>
                        </w:r>
                      </w:p>
                    </w:txbxContent>
                  </v:textbox>
                </v:shape>
                <v:shape id="Right Brace 64" o:spid="_x0000_s1051" type="#_x0000_t88" style="position:absolute;left:30690;top:1618;width:1420;height:19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" adj="781" strokecolor="#8064a2 [3207]" strokeweight="1.5pt">
                  <v:textbox>
                    <w:txbxContent>
                      <w:p w14:paraId="1C13BC69" w14:textId="77777777" w:rsidR="005D3F28" w:rsidRPr="009302F0" w:rsidRDefault="005D3F28" w:rsidP="004F5720">
                        <w:pPr>
                          <w:pStyle w:val="NormalWeb"/>
                          <w:spacing w:before="0" w:beforeAutospacing="0" w:after="0" w:afterAutospacing="0"/>
                          <w:rPr>
                            <w:rFonts w:asciiTheme="minorHAnsi" w:hAnsiTheme="minorHAnsi"/>
                          </w:rPr>
                        </w:pPr>
                        <w:r w:rsidRPr="009302F0">
                          <w:rPr>
                            <w:rFonts w:asciiTheme="minorHAnsi" w:eastAsia="Times New Roman" w:hAnsiTheme="minorHAnsi"/>
                            <w:color w:val="000000" w:themeColor="text1"/>
                            <w:kern w:val="24"/>
                            <w:sz w:val="20"/>
                            <w:szCs w:val="20"/>
                          </w:rPr>
                          <w:t> </w:t>
                        </w:r>
                      </w:p>
                    </w:txbxContent>
                  </v:textbox>
                </v:shape>
                <v:shape id="Text Box 28" o:spid="_x0000_s1052" type="#_x0000_t202" style="position:absolute;left:32702;top:9429;width:1473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" filled="f" stroked="f">
                  <v:textbox style="mso-fit-shape-to-text:t" inset="0,,0">
                    <w:txbxContent>
                      <w:p w14:paraId="3C2FC5D0" w14:textId="77777777" w:rsidR="005D3F28" w:rsidRPr="00B26E48" w:rsidRDefault="005D3F28"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 xml:space="preserve">OPC Package </w:t>
                        </w:r>
                        <w:r>
                          <w:rPr>
                            <w:rFonts w:asciiTheme="minorHAnsi" w:eastAsia="Calibri" w:hAnsiTheme="minorHAnsi"/>
                            <w:color w:val="000000" w:themeColor="text1"/>
                            <w:kern w:val="24"/>
                            <w:sz w:val="20"/>
                            <w:szCs w:val="20"/>
                          </w:rPr>
                          <w:t>Parts</w:t>
                        </w:r>
                      </w:p>
                    </w:txbxContent>
                  </v:textbox>
                </v:shape>
                <v:shape id="Straight Arrow Connector 67" o:spid="_x0000_s1053" type="#_x0000_t32" style="position:absolute;left:4105;top:3629;width:11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" strokecolor="#8064a2 [3207]" strokeweight="1.25pt">
                  <v:stroke endarrow="block"/>
                </v:shape>
                <v:shape id="Text Box 31" o:spid="_x0000_s1054" type="#_x0000_t202" style="position:absolute;left:3937;top:1842;width:1748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0FC482D9" w14:textId="77777777" w:rsidR="005D3F28" w:rsidRPr="008F041C" w:rsidRDefault="005D3F28" w:rsidP="004F5720">
                        <w:pPr>
                          <w:pStyle w:val="NormalWeb"/>
                          <w:spacing w:before="0" w:beforeAutospacing="0" w:after="0" w:afterAutospacing="0"/>
                          <w:rPr>
                            <w:rFonts w:asciiTheme="minorHAnsi" w:hAnsiTheme="minorHAnsi"/>
                            <w:sz w:val="20"/>
                            <w:szCs w:val="20"/>
                          </w:rPr>
                        </w:pPr>
                        <w:r w:rsidRPr="008F041C">
                          <w:rPr>
                            <w:rFonts w:asciiTheme="minorHAnsi" w:eastAsia="Calibri" w:hAnsiTheme="minorHAnsi"/>
                            <w:color w:val="000000" w:themeColor="text1"/>
                            <w:kern w:val="24"/>
                            <w:sz w:val="20"/>
                            <w:szCs w:val="20"/>
                          </w:rPr>
                          <w:t>Thumbnail</w:t>
                        </w:r>
                      </w:p>
                    </w:txbxContent>
                  </v:textbox>
                </v:shape>
                <v:oval id="Oval 69" o:spid="_x0000_s1055" style="position:absolute;left:16021;top:1619;width:13803;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" fillcolor="#e5dfec [663]" strokecolor="#8064a2 [3207]" strokeweight="2pt">
                  <v:textbox inset="0,,0">
                    <w:txbxContent>
                      <w:p w14:paraId="00DC80D9" w14:textId="77777777" w:rsidR="005D3F28" w:rsidRPr="00B26E48" w:rsidRDefault="005D3F2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Thumbnail</w:t>
                        </w:r>
                      </w:p>
                    </w:txbxContent>
                  </v:textbox>
                </v:oval>
                <v:shape id="Text Box 31" o:spid="_x0000_s1056" type="#_x0000_t202" style="position:absolute;left:4105;top:16316;width:1748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" filled="f" stroked="f">
                  <v:textbox style="mso-fit-shape-to-text:t">
                    <w:txbxContent>
                      <w:p w14:paraId="2647B949" w14:textId="77777777" w:rsidR="005D3F28" w:rsidRDefault="005D3F28" w:rsidP="004F5720">
                        <w:pPr>
                          <w:pStyle w:val="NormalWeb"/>
                          <w:spacing w:before="0" w:beforeAutospacing="0" w:after="0" w:afterAutospacing="0"/>
                        </w:pPr>
                        <w:r>
                          <w:rPr>
                            <w:rFonts w:ascii="Calibri" w:eastAsia="Calibri" w:hAnsi="Calibri"/>
                            <w:color w:val="000000"/>
                            <w:kern w:val="24"/>
                            <w:sz w:val="20"/>
                            <w:szCs w:val="20"/>
                          </w:rPr>
                          <w:t>Must Preserve</w:t>
                        </w:r>
                      </w:p>
                    </w:txbxContent>
                  </v:textbox>
                </v:shape>
                <v:shape id="Straight Arrow Connector 121" o:spid="_x0000_s1057" type="#_x0000_t32" style="position:absolute;left:4355;top:18202;width:1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" strokecolor="#8064a2 [3207]" strokeweight="1.25pt">
                  <v:stroke endarrow="block"/>
                </v:shape>
                <v:oval id="Oval 123" o:spid="_x0000_s1058" style="position:absolute;left:16864;top:17135;width:13799;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" fillcolor="#e5dfec [663]" strokecolor="#8064a2 [3207]" strokeweight="2pt">
                  <v:textbox inset="0,,0">
                    <w:txbxContent>
                      <w:p w14:paraId="289BDEB1" w14:textId="77777777" w:rsidR="005D3F28" w:rsidRDefault="005D3F28" w:rsidP="004F5720">
                        <w:pPr>
                          <w:pStyle w:val="NormalWeb"/>
                          <w:spacing w:before="0" w:beforeAutospacing="0" w:after="0" w:afterAutospacing="0"/>
                          <w:jc w:val="center"/>
                        </w:pPr>
                        <w:r>
                          <w:rPr>
                            <w:rFonts w:eastAsia="Times New Roman"/>
                          </w:rPr>
                          <w:t> </w:t>
                        </w:r>
                      </w:p>
                    </w:txbxContent>
                  </v:textbox>
                </v:oval>
                <v:oval id="Oval 124" o:spid="_x0000_s1059" style="position:absolute;left:16388;top:16316;width:13798;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" fillcolor="#e5dfec [663]" strokecolor="#8064a2 [3207]" strokeweight="2pt">
                  <v:textbox inset="0,,0">
                    <w:txbxContent>
                      <w:p w14:paraId="7EBB01FA" w14:textId="77777777" w:rsidR="005D3F28" w:rsidRDefault="005D3F28" w:rsidP="004F5720">
                        <w:pPr>
                          <w:pStyle w:val="NormalWeb"/>
                          <w:spacing w:before="0" w:beforeAutospacing="0" w:after="0" w:afterAutospacing="0"/>
                          <w:jc w:val="center"/>
                        </w:pPr>
                        <w:r>
                          <w:rPr>
                            <w:rFonts w:ascii="Calibri" w:eastAsia="Calibri" w:hAnsi="Calibri"/>
                            <w:color w:val="000000"/>
                            <w:kern w:val="24"/>
                            <w:sz w:val="20"/>
                            <w:szCs w:val="20"/>
                          </w:rPr>
                          <w:t>Custom Parts</w:t>
                        </w:r>
                      </w:p>
                    </w:txbxContent>
                  </v:textbox>
                </v:oval>
                <w10:anchorlock/>
              </v:group>
            </w:pict>
          </mc:Fallback>
        </mc:AlternateContent>
      </w:r>
    </w:p>
    <w:p w14:paraId="2ABD9A12" w14:textId="5A336A14" w:rsidR="00AC7595" w:rsidRDefault="00AC7595" w:rsidP="004C5F54">
      <w:pPr>
        <w:pStyle w:val="Heading3"/>
        <w:numPr>
          <w:ilvl w:val="2"/>
          <w:numId w:val="47"/>
        </w:numPr>
      </w:pPr>
      <w:bookmarkStart w:id="85" w:name="_Toc494964926"/>
      <w:bookmarkStart w:id="86" w:name="_Toc444090291"/>
      <w:r>
        <w:t>3D Model Part</w:t>
      </w:r>
      <w:bookmarkEnd w:id="85"/>
      <w:bookmarkEnd w:id="86"/>
    </w:p>
    <w:p w14:paraId="46CC6068" w14:textId="294EB31A" w:rsidR="002B4AC1" w:rsidRDefault="002B4AC1" w:rsidP="002B4AC1">
      <w:r>
        <w:t xml:space="preserve">The </w:t>
      </w:r>
      <w:r w:rsidRPr="002B4AC1">
        <w:rPr>
          <w:rStyle w:val="Glossary"/>
        </w:rPr>
        <w:t>3D Model part</w:t>
      </w:r>
      <w:r>
        <w:t xml:space="preserve"> contains definitions of one or more objects to be fabricated by 3D manufacturing processes. The 3D Model part is the only valid root of a 3D payload.</w:t>
      </w:r>
    </w:p>
    <w:p w14:paraId="299B54A4" w14:textId="77777777" w:rsidR="002B4AC1" w:rsidRPr="002B4AC1" w:rsidRDefault="00B8438A" w:rsidP="002B4AC1">
      <w:r>
        <w:t xml:space="preserve">A 3D Model part has two sections: a set of resource definitions that include </w:t>
      </w:r>
      <w:r w:rsidR="009C4641">
        <w:t>objects and</w:t>
      </w:r>
      <w:r>
        <w:t xml:space="preserve"> materials, as well as a set of specific items to actually </w:t>
      </w:r>
      <w:r w:rsidR="00A16C5D">
        <w:t>build</w:t>
      </w:r>
      <w:r>
        <w:t xml:space="preserve">. </w:t>
      </w:r>
      <w:r w:rsidR="002B4AC1">
        <w:t>The content type of the 3D Model part is defined in Appendix C, “Standard Namespaces and Content Types.”</w:t>
      </w:r>
    </w:p>
    <w:p w14:paraId="470AEFC5" w14:textId="4EF36E91" w:rsidR="00AC7595" w:rsidRDefault="00AC7595" w:rsidP="004C5F54">
      <w:pPr>
        <w:pStyle w:val="Heading3"/>
        <w:numPr>
          <w:ilvl w:val="2"/>
          <w:numId w:val="47"/>
        </w:numPr>
      </w:pPr>
      <w:bookmarkStart w:id="87" w:name="_Toc105931631"/>
      <w:bookmarkStart w:id="88" w:name="_Toc105934655"/>
      <w:bookmarkStart w:id="89" w:name="_Toc105991801"/>
      <w:bookmarkStart w:id="90" w:name="_Toc105993473"/>
      <w:bookmarkStart w:id="91" w:name="_Toc105995029"/>
      <w:bookmarkStart w:id="92" w:name="_Toc105996590"/>
      <w:bookmarkStart w:id="93" w:name="_Toc105998151"/>
      <w:bookmarkStart w:id="94" w:name="_Toc103496638"/>
      <w:bookmarkStart w:id="95" w:name="_Toc103500152"/>
      <w:bookmarkStart w:id="96" w:name="_Toc103579278"/>
      <w:bookmarkStart w:id="97" w:name="_Toc104286165"/>
      <w:bookmarkStart w:id="98" w:name="_Toc104344754"/>
      <w:bookmarkStart w:id="99" w:name="_Toc104345683"/>
      <w:bookmarkStart w:id="100" w:name="_Toc104346348"/>
      <w:bookmarkStart w:id="101" w:name="_Toc104361597"/>
      <w:bookmarkStart w:id="102" w:name="_Toc103496651"/>
      <w:bookmarkStart w:id="103" w:name="_Toc103500165"/>
      <w:bookmarkStart w:id="104" w:name="_Toc103579291"/>
      <w:bookmarkStart w:id="105" w:name="_Toc104286178"/>
      <w:bookmarkStart w:id="106" w:name="_Toc104344767"/>
      <w:bookmarkStart w:id="107" w:name="_Toc104345696"/>
      <w:bookmarkStart w:id="108" w:name="_Toc104346361"/>
      <w:bookmarkStart w:id="109" w:name="_Toc104361610"/>
      <w:bookmarkStart w:id="110" w:name="_Toc103496652"/>
      <w:bookmarkStart w:id="111" w:name="_Toc103500166"/>
      <w:bookmarkStart w:id="112" w:name="_Toc103579292"/>
      <w:bookmarkStart w:id="113" w:name="_Toc104286179"/>
      <w:bookmarkStart w:id="114" w:name="_Toc104344768"/>
      <w:bookmarkStart w:id="115" w:name="_Toc104345697"/>
      <w:bookmarkStart w:id="116" w:name="_Toc104346362"/>
      <w:bookmarkStart w:id="117" w:name="_Toc104361611"/>
      <w:bookmarkStart w:id="118" w:name="_Toc103496653"/>
      <w:bookmarkStart w:id="119" w:name="_Toc103500167"/>
      <w:bookmarkStart w:id="120" w:name="_Toc103579293"/>
      <w:bookmarkStart w:id="121" w:name="_Toc104286180"/>
      <w:bookmarkStart w:id="122" w:name="_Toc104344769"/>
      <w:bookmarkStart w:id="123" w:name="_Toc104345698"/>
      <w:bookmarkStart w:id="124" w:name="_Toc104346363"/>
      <w:bookmarkStart w:id="125" w:name="_Toc104361612"/>
      <w:bookmarkStart w:id="126" w:name="_Toc103496654"/>
      <w:bookmarkStart w:id="127" w:name="_Toc103500168"/>
      <w:bookmarkStart w:id="128" w:name="_Toc103579294"/>
      <w:bookmarkStart w:id="129" w:name="_Toc104286181"/>
      <w:bookmarkStart w:id="130" w:name="_Toc104344770"/>
      <w:bookmarkStart w:id="131" w:name="_Toc104345699"/>
      <w:bookmarkStart w:id="132" w:name="_Toc104346364"/>
      <w:bookmarkStart w:id="133" w:name="_Toc104361613"/>
      <w:bookmarkStart w:id="134" w:name="_Toc103496655"/>
      <w:bookmarkStart w:id="135" w:name="_Toc103500169"/>
      <w:bookmarkStart w:id="136" w:name="_Toc103579295"/>
      <w:bookmarkStart w:id="137" w:name="_Toc104286182"/>
      <w:bookmarkStart w:id="138" w:name="_Toc104344771"/>
      <w:bookmarkStart w:id="139" w:name="_Toc104345700"/>
      <w:bookmarkStart w:id="140" w:name="_Toc104346365"/>
      <w:bookmarkStart w:id="141" w:name="_Toc104361614"/>
      <w:bookmarkStart w:id="142" w:name="_Toc103496656"/>
      <w:bookmarkStart w:id="143" w:name="_Toc103500170"/>
      <w:bookmarkStart w:id="144" w:name="_Toc103579296"/>
      <w:bookmarkStart w:id="145" w:name="_Toc104286183"/>
      <w:bookmarkStart w:id="146" w:name="_Toc104344772"/>
      <w:bookmarkStart w:id="147" w:name="_Toc104345701"/>
      <w:bookmarkStart w:id="148" w:name="_Toc104346366"/>
      <w:bookmarkStart w:id="149" w:name="_Toc104361615"/>
      <w:bookmarkStart w:id="150" w:name="_Toc103496657"/>
      <w:bookmarkStart w:id="151" w:name="_Toc103500171"/>
      <w:bookmarkStart w:id="152" w:name="_Toc103579297"/>
      <w:bookmarkStart w:id="153" w:name="_Toc104286184"/>
      <w:bookmarkStart w:id="154" w:name="_Toc104344773"/>
      <w:bookmarkStart w:id="155" w:name="_Toc104345702"/>
      <w:bookmarkStart w:id="156" w:name="_Toc104346367"/>
      <w:bookmarkStart w:id="157" w:name="_Toc104361616"/>
      <w:bookmarkStart w:id="158" w:name="_Toc103496658"/>
      <w:bookmarkStart w:id="159" w:name="_Toc103500172"/>
      <w:bookmarkStart w:id="160" w:name="_Toc103579298"/>
      <w:bookmarkStart w:id="161" w:name="_Toc104286185"/>
      <w:bookmarkStart w:id="162" w:name="_Toc104344774"/>
      <w:bookmarkStart w:id="163" w:name="_Toc104345703"/>
      <w:bookmarkStart w:id="164" w:name="_Toc104346368"/>
      <w:bookmarkStart w:id="165" w:name="_Toc104361617"/>
      <w:bookmarkStart w:id="166" w:name="_Toc103496659"/>
      <w:bookmarkStart w:id="167" w:name="_Toc103500173"/>
      <w:bookmarkStart w:id="168" w:name="_Toc103579299"/>
      <w:bookmarkStart w:id="169" w:name="_Toc104286186"/>
      <w:bookmarkStart w:id="170" w:name="_Toc104344775"/>
      <w:bookmarkStart w:id="171" w:name="_Toc104345704"/>
      <w:bookmarkStart w:id="172" w:name="_Toc104346369"/>
      <w:bookmarkStart w:id="173" w:name="_Toc104361618"/>
      <w:bookmarkStart w:id="174" w:name="_Toc103496660"/>
      <w:bookmarkStart w:id="175" w:name="_Toc103500174"/>
      <w:bookmarkStart w:id="176" w:name="_Toc103579300"/>
      <w:bookmarkStart w:id="177" w:name="_Toc104286187"/>
      <w:bookmarkStart w:id="178" w:name="_Toc104344776"/>
      <w:bookmarkStart w:id="179" w:name="_Toc104345705"/>
      <w:bookmarkStart w:id="180" w:name="_Toc104346370"/>
      <w:bookmarkStart w:id="181" w:name="_Toc104361619"/>
      <w:bookmarkStart w:id="182" w:name="_Toc103496661"/>
      <w:bookmarkStart w:id="183" w:name="_Toc103500175"/>
      <w:bookmarkStart w:id="184" w:name="_Toc103579301"/>
      <w:bookmarkStart w:id="185" w:name="_Toc104286188"/>
      <w:bookmarkStart w:id="186" w:name="_Toc104344777"/>
      <w:bookmarkStart w:id="187" w:name="_Toc104345706"/>
      <w:bookmarkStart w:id="188" w:name="_Toc104346371"/>
      <w:bookmarkStart w:id="189" w:name="_Toc104361620"/>
      <w:bookmarkStart w:id="190" w:name="_Toc103496662"/>
      <w:bookmarkStart w:id="191" w:name="_Toc103500176"/>
      <w:bookmarkStart w:id="192" w:name="_Toc103579302"/>
      <w:bookmarkStart w:id="193" w:name="_Toc104286189"/>
      <w:bookmarkStart w:id="194" w:name="_Toc104344778"/>
      <w:bookmarkStart w:id="195" w:name="_Toc104345707"/>
      <w:bookmarkStart w:id="196" w:name="_Toc104346372"/>
      <w:bookmarkStart w:id="197" w:name="_Toc104361621"/>
      <w:bookmarkStart w:id="198" w:name="_Toc103496677"/>
      <w:bookmarkStart w:id="199" w:name="_Toc103500191"/>
      <w:bookmarkStart w:id="200" w:name="_Toc103579317"/>
      <w:bookmarkStart w:id="201" w:name="_Toc104286204"/>
      <w:bookmarkStart w:id="202" w:name="_Toc104344793"/>
      <w:bookmarkStart w:id="203" w:name="_Toc104345722"/>
      <w:bookmarkStart w:id="204" w:name="_Toc104346387"/>
      <w:bookmarkStart w:id="205" w:name="_Toc104361636"/>
      <w:bookmarkStart w:id="206" w:name="_Toc494964927"/>
      <w:bookmarkStart w:id="207" w:name="_Toc44409029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t>Thumbnail Part</w:t>
      </w:r>
      <w:bookmarkEnd w:id="206"/>
      <w:bookmarkEnd w:id="207"/>
    </w:p>
    <w:p w14:paraId="099D2A64" w14:textId="6206214C" w:rsidR="00F55B2F" w:rsidRDefault="00F55B2F" w:rsidP="00F55B2F">
      <w:r w:rsidRPr="00CF0842">
        <w:rPr>
          <w:rStyle w:val="Glossary"/>
        </w:rPr>
        <w:t>Thumbnails</w:t>
      </w:r>
      <w:r>
        <w:t xml:space="preserve"> are small images that represent the contents of an entire 3MF Document. Thumbnails enable external agents to view the contents of the 3MF Document easily.</w:t>
      </w:r>
    </w:p>
    <w:p w14:paraId="23DE92E3" w14:textId="1F769802" w:rsidR="007A58F1" w:rsidRPr="00C8544D" w:rsidRDefault="007A58F1" w:rsidP="00F55B2F">
      <w:r w:rsidRPr="00C8544D">
        <w:rPr>
          <w:iCs/>
        </w:rPr>
        <w:t xml:space="preserve">Thumbnails </w:t>
      </w:r>
      <w:r w:rsidR="00C125CA">
        <w:rPr>
          <w:iCs/>
        </w:rPr>
        <w:t>MAY</w:t>
      </w:r>
      <w:r w:rsidRPr="00C8544D">
        <w:rPr>
          <w:iCs/>
        </w:rPr>
        <w:t xml:space="preserve"> be defined for the entire package by referencing the thumbnail from the root model relationship file. Thumbnails </w:t>
      </w:r>
      <w:r w:rsidR="00C125CA">
        <w:rPr>
          <w:iCs/>
        </w:rPr>
        <w:t>MAY</w:t>
      </w:r>
      <w:r w:rsidRPr="00C8544D">
        <w:rPr>
          <w:iCs/>
        </w:rPr>
        <w:t xml:space="preserve"> also be defined for individual objects by using the object thumbnail attribute. </w:t>
      </w:r>
      <w:r w:rsidR="00AF5B3E" w:rsidRPr="00C8544D">
        <w:t xml:space="preserve">These </w:t>
      </w:r>
      <w:r w:rsidR="00AF5B3E" w:rsidRPr="00C8544D">
        <w:rPr>
          <w:rStyle w:val="Glossary"/>
        </w:rPr>
        <w:t>thumbnail parts</w:t>
      </w:r>
      <w:r w:rsidR="00AF5B3E" w:rsidRPr="00C8544D">
        <w:t xml:space="preserve"> MUST be in either JPEG or PNG format.</w:t>
      </w:r>
    </w:p>
    <w:p w14:paraId="3D704E69" w14:textId="3CF6DCA2" w:rsidR="00AF5B3E" w:rsidRPr="00C8544D" w:rsidRDefault="00AF5B3E" w:rsidP="00F55B2F">
      <w:pPr>
        <w:rPr>
          <w:iCs/>
        </w:rPr>
      </w:pPr>
      <w:r>
        <w:t>All thumbnails in the 3MF document MUST be reference</w:t>
      </w:r>
      <w:r w:rsidR="00C125CA">
        <w:t>d</w:t>
      </w:r>
      <w:r>
        <w:t xml:space="preserve"> by </w:t>
      </w:r>
      <w:r w:rsidR="004501FA">
        <w:t>the thumbnail</w:t>
      </w:r>
      <w:r>
        <w:t xml:space="preserve"> </w:t>
      </w:r>
      <w:commentRangeStart w:id="208"/>
      <w:r>
        <w:t>relationship</w:t>
      </w:r>
      <w:commentRangeEnd w:id="208"/>
      <w:r w:rsidR="00BD0B44">
        <w:rPr>
          <w:rStyle w:val="CommentReference"/>
        </w:rPr>
        <w:commentReference w:id="208"/>
      </w:r>
      <w:r w:rsidR="004501FA" w:rsidRPr="00C8544D">
        <w:t>.</w:t>
      </w:r>
    </w:p>
    <w:p w14:paraId="7CA1A63A" w14:textId="23B23D99" w:rsidR="00F55B2F" w:rsidRPr="00463E27" w:rsidRDefault="00F55B2F" w:rsidP="00F55B2F">
      <w:r>
        <w:lastRenderedPageBreak/>
        <w:t>For more information about the relationship type for thumbnail parts, see section C.</w:t>
      </w:r>
      <w:r w:rsidR="004501FA">
        <w:t>2</w:t>
      </w:r>
      <w:r>
        <w:t>, “Relationship Types.”</w:t>
      </w:r>
    </w:p>
    <w:p w14:paraId="063D67B3" w14:textId="77777777" w:rsidR="00AC7595" w:rsidRPr="00FF5E70" w:rsidRDefault="00AC7595" w:rsidP="004C5F54">
      <w:pPr>
        <w:pStyle w:val="Heading3"/>
        <w:numPr>
          <w:ilvl w:val="2"/>
          <w:numId w:val="47"/>
        </w:numPr>
      </w:pPr>
      <w:bookmarkStart w:id="209" w:name="_Toc491258835"/>
      <w:bookmarkStart w:id="210" w:name="_Toc491259028"/>
      <w:bookmarkStart w:id="211" w:name="_Toc491259099"/>
      <w:bookmarkStart w:id="212" w:name="_Toc491259170"/>
      <w:bookmarkStart w:id="213" w:name="_Toc491259294"/>
      <w:bookmarkStart w:id="214" w:name="_Toc491259450"/>
      <w:bookmarkStart w:id="215" w:name="_Toc491262269"/>
      <w:bookmarkStart w:id="216" w:name="_Toc491258836"/>
      <w:bookmarkStart w:id="217" w:name="_Toc491259029"/>
      <w:bookmarkStart w:id="218" w:name="_Toc491259100"/>
      <w:bookmarkStart w:id="219" w:name="_Toc491259171"/>
      <w:bookmarkStart w:id="220" w:name="_Toc491259295"/>
      <w:bookmarkStart w:id="221" w:name="_Toc491259451"/>
      <w:bookmarkStart w:id="222" w:name="_Toc491262270"/>
      <w:bookmarkStart w:id="223" w:name="_Toc491258837"/>
      <w:bookmarkStart w:id="224" w:name="_Toc491259030"/>
      <w:bookmarkStart w:id="225" w:name="_Toc491259101"/>
      <w:bookmarkStart w:id="226" w:name="_Toc491259172"/>
      <w:bookmarkStart w:id="227" w:name="_Toc491259296"/>
      <w:bookmarkStart w:id="228" w:name="_Toc491259452"/>
      <w:bookmarkStart w:id="229" w:name="_Toc491262271"/>
      <w:bookmarkStart w:id="230" w:name="_Toc491258838"/>
      <w:bookmarkStart w:id="231" w:name="_Toc491259031"/>
      <w:bookmarkStart w:id="232" w:name="_Toc491259102"/>
      <w:bookmarkStart w:id="233" w:name="_Toc491259173"/>
      <w:bookmarkStart w:id="234" w:name="_Toc491259297"/>
      <w:bookmarkStart w:id="235" w:name="_Toc491259453"/>
      <w:bookmarkStart w:id="236" w:name="_Toc491262272"/>
      <w:bookmarkStart w:id="237" w:name="_Toc491258839"/>
      <w:bookmarkStart w:id="238" w:name="_Toc491259032"/>
      <w:bookmarkStart w:id="239" w:name="_Toc491259103"/>
      <w:bookmarkStart w:id="240" w:name="_Toc491259174"/>
      <w:bookmarkStart w:id="241" w:name="_Toc491259298"/>
      <w:bookmarkStart w:id="242" w:name="_Toc491259454"/>
      <w:bookmarkStart w:id="243" w:name="_Toc491262273"/>
      <w:bookmarkStart w:id="244" w:name="_Toc491258840"/>
      <w:bookmarkStart w:id="245" w:name="_Toc491259033"/>
      <w:bookmarkStart w:id="246" w:name="_Toc491259104"/>
      <w:bookmarkStart w:id="247" w:name="_Toc491259175"/>
      <w:bookmarkStart w:id="248" w:name="_Toc491259299"/>
      <w:bookmarkStart w:id="249" w:name="_Toc491259455"/>
      <w:bookmarkStart w:id="250" w:name="_Toc491262274"/>
      <w:bookmarkStart w:id="251" w:name="_Toc494964928"/>
      <w:bookmarkStart w:id="252" w:name="_Toc444090293"/>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Pr="00FF5E70">
        <w:t>PrintTicket Part</w:t>
      </w:r>
      <w:bookmarkEnd w:id="251"/>
      <w:bookmarkEnd w:id="252"/>
    </w:p>
    <w:p w14:paraId="7CBFE609" w14:textId="3DAB25CB" w:rsidR="003F0AD8" w:rsidRDefault="003F0AD8" w:rsidP="003F0AD8">
      <w:r w:rsidRPr="00CF0842">
        <w:rPr>
          <w:rStyle w:val="Glossary"/>
        </w:rPr>
        <w:t>PrintTicket parts</w:t>
      </w:r>
      <w:r>
        <w:t xml:space="preserve"> provide user intent and device configuration information to printing consumers. A PrintTicket p</w:t>
      </w:r>
      <w:r w:rsidR="005C3948">
        <w:t xml:space="preserve">art can be attached only to a 3D </w:t>
      </w:r>
      <w:r>
        <w:t>Model part and eac</w:t>
      </w:r>
      <w:r w:rsidR="00413741">
        <w:t xml:space="preserve">h 3D </w:t>
      </w:r>
      <w:r>
        <w:t xml:space="preserve">Model part MUST attach no more than one </w:t>
      </w:r>
      <w:r w:rsidRPr="00CF0842">
        <w:rPr>
          <w:rStyle w:val="Glossary"/>
        </w:rPr>
        <w:t>PrintTicket</w:t>
      </w:r>
      <w:r>
        <w:t xml:space="preserve">. </w:t>
      </w:r>
      <w:r w:rsidR="00C4572C">
        <w:t xml:space="preserve">The PrintTicket format is governed by the specific consumer environment.  For example, for printing on Microsoft Windows, valid PrintTicket settings are specified in the Print Schema Keywords for 3D Manufacturing specification. </w:t>
      </w:r>
      <w:r w:rsidR="003C3937">
        <w:t xml:space="preserve"> </w:t>
      </w:r>
    </w:p>
    <w:p w14:paraId="618B7242" w14:textId="3B3170CE" w:rsidR="003C3937" w:rsidRDefault="003C3937" w:rsidP="003F0AD8">
      <w:r>
        <w:t xml:space="preserve">If no PrintTicket is provided or the PrintTicket provided is not supported by the consumer, it is left to the consumer to apply </w:t>
      </w:r>
      <w:r w:rsidR="00CF3C99">
        <w:t>its</w:t>
      </w:r>
      <w:r>
        <w:t xml:space="preserve"> own defaults.</w:t>
      </w:r>
    </w:p>
    <w:p w14:paraId="72C162AE" w14:textId="17AE91F1" w:rsidR="008B4686" w:rsidRDefault="00B44E76" w:rsidP="004C5F54">
      <w:pPr>
        <w:pStyle w:val="Heading3"/>
        <w:numPr>
          <w:ilvl w:val="2"/>
          <w:numId w:val="47"/>
        </w:numPr>
      </w:pPr>
      <w:bookmarkStart w:id="253" w:name="_Toc494964929"/>
      <w:r>
        <w:t>MustPreserve</w:t>
      </w:r>
      <w:r w:rsidR="008B4686">
        <w:t xml:space="preserve"> </w:t>
      </w:r>
      <w:r w:rsidR="00AE228E">
        <w:t>Relationship</w:t>
      </w:r>
      <w:bookmarkEnd w:id="253"/>
    </w:p>
    <w:p w14:paraId="679C26FD" w14:textId="61DB9080" w:rsidR="00AE228E" w:rsidRPr="00AE228E" w:rsidRDefault="00C82A6F" w:rsidP="00A12E9C">
      <w:r w:rsidRPr="00C82A6F">
        <w:t>Producers MAY add custom OPC parts to a 3MF package. For example, a software vendor may include annotations about an object referenced by a unique id.</w:t>
      </w:r>
    </w:p>
    <w:p w14:paraId="6C90932C" w14:textId="77777777" w:rsidR="00AE228E" w:rsidRPr="00AE228E" w:rsidRDefault="00AE228E" w:rsidP="00A12E9C">
      <w:r w:rsidRPr="00AE228E">
        <w:t>A MustPreserve relationship indicates that Consumers SHOULD save associated parts when modifying the 3MF file even if they do not understand how to process the data.</w:t>
      </w:r>
    </w:p>
    <w:p w14:paraId="2AC2A6EC" w14:textId="77777777" w:rsidR="002A44C8" w:rsidRDefault="00AE228E">
      <w:r w:rsidRPr="00AE228E">
        <w:t>Parts that must be preserved in this way MUST be associated with the package root through a MustPreserve relationship. If a custom OPC part is not referenced by a MustPreserve relationship then the consumer SHOULD NOT preserve these parts when modifying the 3MF as it is assumed they are no longer valid.</w:t>
      </w:r>
    </w:p>
    <w:p w14:paraId="5438AF33" w14:textId="2F5551AE" w:rsidR="002A44C8" w:rsidRDefault="002A44C8">
      <w:r>
        <w:t>The following example demonstrates how to add a MustPreserve relationship:</w:t>
      </w:r>
    </w:p>
    <w:p w14:paraId="41AE3675" w14:textId="77777777" w:rsidR="002A44C8" w:rsidRPr="00A12E9C" w:rsidRDefault="002A44C8" w:rsidP="00A12E9C">
      <w:pPr>
        <w:pStyle w:val="CodeBlock"/>
        <w:rPr>
          <w:sz w:val="18"/>
        </w:rPr>
      </w:pPr>
      <w:r w:rsidRPr="00A12E9C">
        <w:rPr>
          <w:sz w:val="18"/>
        </w:rPr>
        <w:t>&lt;?xml version="1.0" encoding="UTF-8"?&gt;</w:t>
      </w:r>
    </w:p>
    <w:p w14:paraId="536BED76" w14:textId="77777777" w:rsidR="002A44C8" w:rsidRPr="00A12E9C" w:rsidRDefault="002A44C8" w:rsidP="00A12E9C">
      <w:pPr>
        <w:pStyle w:val="CodeBlock"/>
        <w:rPr>
          <w:sz w:val="18"/>
        </w:rPr>
      </w:pPr>
      <w:r w:rsidRPr="00A12E9C">
        <w:rPr>
          <w:sz w:val="18"/>
        </w:rPr>
        <w:tab/>
        <w:t>&lt;Relationships xmlns="http://schemas.openxmlformats.org/package/2006/relationships"&gt;</w:t>
      </w:r>
    </w:p>
    <w:p w14:paraId="6E81A23A" w14:textId="77777777" w:rsidR="002A44C8" w:rsidRPr="00A12E9C" w:rsidRDefault="002A44C8" w:rsidP="00A12E9C">
      <w:pPr>
        <w:pStyle w:val="CodeBlock"/>
        <w:rPr>
          <w:sz w:val="18"/>
        </w:rPr>
      </w:pPr>
      <w:r w:rsidRPr="00A12E9C">
        <w:rPr>
          <w:sz w:val="18"/>
        </w:rPr>
        <w:tab/>
        <w:t>&lt;Relationship Target="/3D/3dmodel.model" Id="rel-1" Type="http://schemas.microsoft.com/3dmanufacturing/2013/01/3dmodel"/&gt;</w:t>
      </w:r>
    </w:p>
    <w:p w14:paraId="7E398D84" w14:textId="77777777" w:rsidR="002A44C8" w:rsidRPr="00A12E9C" w:rsidRDefault="002A44C8" w:rsidP="00A12E9C">
      <w:pPr>
        <w:pStyle w:val="CodeBlock"/>
        <w:rPr>
          <w:sz w:val="18"/>
        </w:rPr>
      </w:pPr>
      <w:r w:rsidRPr="00A12E9C">
        <w:rPr>
          <w:sz w:val="18"/>
        </w:rPr>
        <w:tab/>
        <w:t>&lt;Relationship Target="/Metadata/thumbnail.png" Id="rel0" Type="http://schemas.openxmlformats.org/package/2006/relationships/metadata/thumbnail" /&gt;</w:t>
      </w:r>
    </w:p>
    <w:p w14:paraId="00F70A4D" w14:textId="0220AC85" w:rsidR="002A44C8" w:rsidRPr="00A12E9C" w:rsidRDefault="002A44C8" w:rsidP="00A12E9C">
      <w:pPr>
        <w:pStyle w:val="CodeBlock"/>
        <w:rPr>
          <w:sz w:val="18"/>
        </w:rPr>
      </w:pPr>
      <w:r w:rsidRPr="00A12E9C">
        <w:rPr>
          <w:sz w:val="18"/>
        </w:rPr>
        <w:tab/>
        <w:t>&lt;Relationship Target="/Metadata/MustPreservePart.txt" Id="rel-2" Type="http://schemas.openxmlformats.org/package/2006/relationships/mustpreserve"/&gt;</w:t>
      </w:r>
    </w:p>
    <w:p w14:paraId="5DFF81FB" w14:textId="3C447FCB" w:rsidR="00B44E76" w:rsidRDefault="002A44C8" w:rsidP="00A12E9C">
      <w:pPr>
        <w:pStyle w:val="CodeBlock"/>
      </w:pPr>
      <w:r w:rsidRPr="00A12E9C">
        <w:rPr>
          <w:sz w:val="18"/>
        </w:rPr>
        <w:t>&lt;/Relationships&gt;</w:t>
      </w:r>
    </w:p>
    <w:p w14:paraId="5B53ABF7" w14:textId="77777777" w:rsidR="00AC7595" w:rsidRDefault="00AC7595" w:rsidP="004C5F54">
      <w:pPr>
        <w:pStyle w:val="Heading2"/>
        <w:numPr>
          <w:ilvl w:val="1"/>
          <w:numId w:val="47"/>
        </w:numPr>
      </w:pPr>
      <w:bookmarkStart w:id="254" w:name="_Toc491258843"/>
      <w:bookmarkStart w:id="255" w:name="_Toc491259036"/>
      <w:bookmarkStart w:id="256" w:name="_Toc491259107"/>
      <w:bookmarkStart w:id="257" w:name="_Toc491259178"/>
      <w:bookmarkStart w:id="258" w:name="_Toc491259302"/>
      <w:bookmarkStart w:id="259" w:name="_Toc491259458"/>
      <w:bookmarkStart w:id="260" w:name="_Toc491262277"/>
      <w:bookmarkStart w:id="261" w:name="_Toc491258844"/>
      <w:bookmarkStart w:id="262" w:name="_Toc491259037"/>
      <w:bookmarkStart w:id="263" w:name="_Toc491259108"/>
      <w:bookmarkStart w:id="264" w:name="_Toc491259179"/>
      <w:bookmarkStart w:id="265" w:name="_Toc491259303"/>
      <w:bookmarkStart w:id="266" w:name="_Toc491259459"/>
      <w:bookmarkStart w:id="267" w:name="_Toc491262278"/>
      <w:bookmarkStart w:id="268" w:name="_Toc491258845"/>
      <w:bookmarkStart w:id="269" w:name="_Toc491259038"/>
      <w:bookmarkStart w:id="270" w:name="_Toc491259109"/>
      <w:bookmarkStart w:id="271" w:name="_Toc491259180"/>
      <w:bookmarkStart w:id="272" w:name="_Toc491259304"/>
      <w:bookmarkStart w:id="273" w:name="_Toc491259460"/>
      <w:bookmarkStart w:id="274" w:name="_Toc491262279"/>
      <w:bookmarkStart w:id="275" w:name="_Toc494964930"/>
      <w:bookmarkStart w:id="276" w:name="_Toc444090294"/>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t>Part Naming Recommendations</w:t>
      </w:r>
      <w:bookmarkEnd w:id="275"/>
      <w:bookmarkEnd w:id="276"/>
    </w:p>
    <w:p w14:paraId="33F91273" w14:textId="77777777" w:rsidR="005B1E39" w:rsidRDefault="005B1E39" w:rsidP="005B1E39">
      <w:r>
        <w:t xml:space="preserve">Producers and consumers of 3MF Documents refer to parts by name and use relationship names to identify the purpose of related parts. The Open Packaging Conventions specification describes the syntax for part name. However, following these rules alone can result in a package that is difficult for </w:t>
      </w:r>
      <w:r>
        <w:lastRenderedPageBreak/>
        <w:t>users to understand. For example, a user would have to open every Relationship part to know which parts are necessary to accurately manufacture a 3MF Document.</w:t>
      </w:r>
    </w:p>
    <w:p w14:paraId="754598F2" w14:textId="77777777" w:rsidR="005B1E39" w:rsidRDefault="005B1E39" w:rsidP="005B1E39">
      <w:r>
        <w:t>By choosing part names according to a well-defined, human-readable convention, the resulting package is easier to browse and specific parts are more easily located. Part names MUST still conform to the syntax specified in the Open Packaging Conventions specification.</w:t>
      </w:r>
    </w:p>
    <w:p w14:paraId="0A096D95" w14:textId="77777777" w:rsidR="005B1E39" w:rsidRDefault="005B1E39" w:rsidP="005B1E39">
      <w:r>
        <w:t>It is RECOMMENDED that producers of 3MF Documents use the following part naming convention:</w:t>
      </w:r>
    </w:p>
    <w:p w14:paraId="26BDB5BC" w14:textId="77777777" w:rsidR="005B1E39" w:rsidRDefault="00D46FD3" w:rsidP="005B1E39">
      <w:pPr>
        <w:pStyle w:val="ListParagraph"/>
        <w:numPr>
          <w:ilvl w:val="0"/>
          <w:numId w:val="25"/>
        </w:numPr>
      </w:pPr>
      <w:r>
        <w:t xml:space="preserve">The 3D </w:t>
      </w:r>
      <w:r w:rsidR="005B1E39">
        <w:t xml:space="preserve">Model part name SHOULD contain </w:t>
      </w:r>
      <w:r w:rsidR="00F20560">
        <w:t>two</w:t>
      </w:r>
      <w:r w:rsidR="005B1E39">
        <w:t xml:space="preserve"> segment</w:t>
      </w:r>
      <w:r w:rsidR="00F20560">
        <w:t>s, the first being “/3D/” and the second</w:t>
      </w:r>
      <w:r w:rsidR="005B1E39">
        <w:t xml:space="preserve"> with the extension “.model”</w:t>
      </w:r>
      <w:r w:rsidR="00F20560">
        <w:t xml:space="preserve"> on the last segment</w:t>
      </w:r>
      <w:r w:rsidR="005B1E39">
        <w:t>, for example “</w:t>
      </w:r>
      <w:r w:rsidR="00F20560">
        <w:t>/3D</w:t>
      </w:r>
      <w:r w:rsidR="005B1E39">
        <w:t>/3dModel.model”.</w:t>
      </w:r>
    </w:p>
    <w:p w14:paraId="56F1C782" w14:textId="77777777" w:rsidR="0076139B" w:rsidRDefault="00D46FD3" w:rsidP="005B1E39">
      <w:pPr>
        <w:pStyle w:val="ListParagraph"/>
        <w:numPr>
          <w:ilvl w:val="0"/>
          <w:numId w:val="25"/>
        </w:numPr>
      </w:pPr>
      <w:r>
        <w:t xml:space="preserve">The PrintTicket part name SHOULD be associated via relationship with the 3D Model part and contains </w:t>
      </w:r>
      <w:r w:rsidR="00240462">
        <w:t>three</w:t>
      </w:r>
      <w:r>
        <w:t xml:space="preserve"> segments</w:t>
      </w:r>
      <w:r w:rsidR="00240462">
        <w:t>, using “/3D/Metadata/” as the first two segments with the extension “.xml”. For example, “/3D/Metadata/Model_PT.xml”.</w:t>
      </w:r>
    </w:p>
    <w:p w14:paraId="147FBABE" w14:textId="77777777" w:rsidR="00D12B02" w:rsidRDefault="00D12B02" w:rsidP="00D12B02">
      <w:pPr>
        <w:pStyle w:val="ListParagraph"/>
        <w:numPr>
          <w:ilvl w:val="0"/>
          <w:numId w:val="25"/>
        </w:numPr>
      </w:pPr>
      <w:r>
        <w:t xml:space="preserve">3D Texture part names SHOULD contain three segments, using “/3D/Textures/” as the first two segments, for example “/3D/Textures/coloring.png”. 3D Texture parts MUST be associated with the 3D Model part via relationship. </w:t>
      </w:r>
    </w:p>
    <w:p w14:paraId="2D885963" w14:textId="604B36A3" w:rsidR="002F3430" w:rsidRDefault="00240462" w:rsidP="002F3430">
      <w:pPr>
        <w:pStyle w:val="ListParagraph"/>
        <w:numPr>
          <w:ilvl w:val="0"/>
          <w:numId w:val="25"/>
        </w:numPr>
      </w:pPr>
      <w:r>
        <w:t>The names of any non-standard parts that are associated with the 3D payload SHOULD contain 3 segments, using “/3D/Other/” as the first two segments.</w:t>
      </w:r>
    </w:p>
    <w:p w14:paraId="1336DBC7" w14:textId="6AB61459" w:rsidR="002F3430" w:rsidRPr="005B1E39" w:rsidRDefault="002F3430" w:rsidP="008667A1">
      <w:r>
        <w:t>Part names MUST use absolute paths, meaning all paths begin with “/”. Part names MUST NOT be empty or lead with a period (e.g. “/3D/.png” or “/3D/”).</w:t>
      </w:r>
    </w:p>
    <w:p w14:paraId="42D0084C" w14:textId="4DCE6C02" w:rsidR="00AC7595" w:rsidRDefault="00AC7595" w:rsidP="004C5F54">
      <w:pPr>
        <w:pStyle w:val="Heading2"/>
        <w:numPr>
          <w:ilvl w:val="1"/>
          <w:numId w:val="47"/>
        </w:numPr>
      </w:pPr>
      <w:bookmarkStart w:id="277" w:name="_Toc494964931"/>
      <w:bookmarkStart w:id="278" w:name="_Toc444090295"/>
      <w:r>
        <w:t>3MF Document Markup</w:t>
      </w:r>
      <w:bookmarkEnd w:id="277"/>
      <w:bookmarkEnd w:id="278"/>
    </w:p>
    <w:p w14:paraId="41DB2C1F" w14:textId="77777777" w:rsidR="00484A5E" w:rsidRDefault="00484A5E" w:rsidP="00484A5E">
      <w:r>
        <w:t>3MF Document markup has been designed to facilitate independent development of compatible systems that produce or consume 3MF Documents.</w:t>
      </w:r>
    </w:p>
    <w:p w14:paraId="103869F2" w14:textId="77777777" w:rsidR="00484A5E" w:rsidRDefault="00484A5E" w:rsidP="00484A5E">
      <w:r>
        <w:t>The design of 3MF Document markup reflects the tradeoffs between two, sometimes competing, goals:</w:t>
      </w:r>
    </w:p>
    <w:p w14:paraId="5F4523BB" w14:textId="77777777" w:rsidR="00484A5E" w:rsidRDefault="00484A5E" w:rsidP="00484A5E">
      <w:pPr>
        <w:pStyle w:val="ListParagraph"/>
        <w:numPr>
          <w:ilvl w:val="0"/>
          <w:numId w:val="29"/>
        </w:numPr>
      </w:pPr>
      <w:r>
        <w:t>3MF Document markup should be parsimonious; that is, it should include only the minimum set of primitive operations and markup c</w:t>
      </w:r>
      <w:r w:rsidR="00195707">
        <w:t xml:space="preserve">onstructs necessary to manufacture </w:t>
      </w:r>
      <w:r w:rsidR="00731492">
        <w:t xml:space="preserve">common </w:t>
      </w:r>
      <w:r w:rsidR="00195707">
        <w:t>3D objects with full fidelity. Redundancy in the specification increases the opportunity for independent implementations to introduce accidental incompatibilities. Redundancy also increases the cost of implementation and testing, and, typically, the required memory component.</w:t>
      </w:r>
    </w:p>
    <w:p w14:paraId="7A78AD53" w14:textId="77777777" w:rsidR="00195707" w:rsidRPr="00484A5E" w:rsidRDefault="00195707" w:rsidP="00484A5E">
      <w:pPr>
        <w:pStyle w:val="ListParagraph"/>
        <w:numPr>
          <w:ilvl w:val="0"/>
          <w:numId w:val="29"/>
        </w:numPr>
      </w:pPr>
      <w:r>
        <w:t>3MF Document markup should be compact; that is, the most common primitives should have compact representations. Bloated representations compromise the performance of systems handling 3MF Documents. As byte-count increases, so does communication time. Although compression can be used to improve communication time, it cannot eliminate the performance loss caused by bloated representations.</w:t>
      </w:r>
    </w:p>
    <w:p w14:paraId="029E34AE" w14:textId="5CC0C216" w:rsidR="00760F3B" w:rsidRDefault="00760F3B" w:rsidP="004C5F54">
      <w:pPr>
        <w:pStyle w:val="Heading3"/>
        <w:numPr>
          <w:ilvl w:val="2"/>
          <w:numId w:val="47"/>
        </w:numPr>
      </w:pPr>
      <w:bookmarkStart w:id="279" w:name="_Toc494964932"/>
      <w:bookmarkStart w:id="280" w:name="_Toc444090296"/>
      <w:r>
        <w:lastRenderedPageBreak/>
        <w:t>Support for Versioning and Extensibility</w:t>
      </w:r>
      <w:bookmarkEnd w:id="279"/>
      <w:bookmarkEnd w:id="280"/>
    </w:p>
    <w:p w14:paraId="0A579D81" w14:textId="77777777" w:rsidR="00C87DB2" w:rsidRDefault="00195707" w:rsidP="00C87DB2">
      <w:r>
        <w:t xml:space="preserve">3MF Document markup has been designed in anticipation of the evolution of this specification. It also allows third parties to extend the markup. </w:t>
      </w:r>
    </w:p>
    <w:p w14:paraId="5E420A5F" w14:textId="77777777" w:rsidR="00080D02" w:rsidRDefault="00080D02" w:rsidP="00195707">
      <w:r>
        <w:t xml:space="preserve">Extensions are a critical part of 3MF, and as such, this core specification is as narrow as possible. Advanced features are built as extensions, using an a la carte model whereby producers can state explicitly which extensions are used (by declaring the matching XML namespace in the &lt;model&gt; element) and consumers can state explicitly which extensions they support, so other tools in the chain know which parts will be ignored. Versioning is accomplished concurrently, as the namespace will be updated to reflect a version change. </w:t>
      </w:r>
      <w:r w:rsidR="002533A6">
        <w:t>Therefore versioning happens independently for the core spec and for each extension, and the version of each can be determined by checking its namespace.</w:t>
      </w:r>
    </w:p>
    <w:p w14:paraId="2694CB4D" w14:textId="6DBE7CF7" w:rsidR="00952591" w:rsidRDefault="00CF3C99" w:rsidP="00195707">
      <w:r>
        <w:t>Extension specifications MUST include one or more targeted versions of this core specification to limit the number of possible configurations</w:t>
      </w:r>
      <w:r w:rsidR="00952591">
        <w:t>. Producers can specify certain extensions as required in a particular 3MF document, in which case consumers that do not support those extensions MUST fail</w:t>
      </w:r>
      <w:r w:rsidR="00CC55EC">
        <w:t xml:space="preserve"> to </w:t>
      </w:r>
      <w:r w:rsidR="003C3937">
        <w:t>edit or manufacture</w:t>
      </w:r>
      <w:r w:rsidR="00CC55EC">
        <w:t xml:space="preserve"> that document, rather than ignoring the extension namespace.</w:t>
      </w:r>
    </w:p>
    <w:p w14:paraId="354809A3" w14:textId="77777777" w:rsidR="00080D02" w:rsidRDefault="00080D02" w:rsidP="00195707">
      <w:r>
        <w:t>Within this core XSD</w:t>
      </w:r>
      <w:r w:rsidR="00D34308">
        <w:t xml:space="preserve"> schema</w:t>
      </w:r>
      <w:r>
        <w:t xml:space="preserve"> (see Appendix B: 3MF XSD Schema), extension points have been explicitly entered in the form of &lt;any&gt; elements and &lt;anyAttribute&gt;</w:t>
      </w:r>
      <w:r w:rsidR="00487C70">
        <w:t xml:space="preserve"> (also visible in the element diagrams further along in this specification)</w:t>
      </w:r>
      <w:r>
        <w:t>. These are required to come from other namespaces, which SHOULD point to a way to find the appropriate specification</w:t>
      </w:r>
      <w:r w:rsidR="00D34308">
        <w:t xml:space="preserve"> and accompanying XSD schema. </w:t>
      </w:r>
    </w:p>
    <w:p w14:paraId="27A682B1" w14:textId="6734AA60" w:rsidR="00760F3B" w:rsidRDefault="00760F3B" w:rsidP="004C5F54">
      <w:pPr>
        <w:pStyle w:val="Heading3"/>
        <w:numPr>
          <w:ilvl w:val="2"/>
          <w:numId w:val="47"/>
        </w:numPr>
      </w:pPr>
      <w:bookmarkStart w:id="281" w:name="_Toc494964933"/>
      <w:bookmarkStart w:id="282" w:name="_Toc444090297"/>
      <w:r>
        <w:t>XML Usage</w:t>
      </w:r>
      <w:bookmarkEnd w:id="281"/>
      <w:bookmarkEnd w:id="282"/>
    </w:p>
    <w:p w14:paraId="39F076ED" w14:textId="77777777" w:rsidR="0076139B" w:rsidRDefault="0076139B" w:rsidP="0076139B">
      <w:r>
        <w:t>All XML content of the parts defined in this specification MUST conform to the following validation rules:</w:t>
      </w:r>
    </w:p>
    <w:p w14:paraId="590F2588" w14:textId="65DCF44F" w:rsidR="0076139B" w:rsidRDefault="0076139B" w:rsidP="0076139B">
      <w:pPr>
        <w:pStyle w:val="ListParagraph"/>
        <w:numPr>
          <w:ilvl w:val="0"/>
          <w:numId w:val="26"/>
        </w:numPr>
      </w:pPr>
      <w:r>
        <w:t>XML content MUST be encoded using UTF-8. If any such part includes an encoding declaration (as defined in Section 4.3.3 of the XML specification), that declaration MUST NOT name any encoding other than UTF-8.</w:t>
      </w:r>
    </w:p>
    <w:p w14:paraId="351FBE87" w14:textId="77777777" w:rsidR="0076139B" w:rsidRDefault="0076139B" w:rsidP="0076139B">
      <w:pPr>
        <w:pStyle w:val="ListParagraph"/>
        <w:numPr>
          <w:ilvl w:val="0"/>
          <w:numId w:val="26"/>
        </w:numPr>
      </w:pPr>
      <w:r>
        <w:t xml:space="preserve">The XML 1.0 specification allows for the usage of Data Type Definitions (DTDs), which enabled denial of service attacks, typically through the use of an internal entity expansion technique. As mitigation for this potential threat, DTD content </w:t>
      </w:r>
      <w:r w:rsidR="00D60A90">
        <w:t xml:space="preserve">MUST </w:t>
      </w:r>
      <w:r>
        <w:t xml:space="preserve">NOT be used in the XML markup defined in this specification, and consumers </w:t>
      </w:r>
      <w:r w:rsidR="00C4572C">
        <w:t xml:space="preserve">SHOULD </w:t>
      </w:r>
      <w:r>
        <w:t>treat the presence of DTD content as an error.</w:t>
      </w:r>
    </w:p>
    <w:p w14:paraId="1DDD1F01" w14:textId="77777777" w:rsidR="0076139B" w:rsidRDefault="0076139B" w:rsidP="0076139B">
      <w:pPr>
        <w:pStyle w:val="ListParagraph"/>
        <w:numPr>
          <w:ilvl w:val="0"/>
          <w:numId w:val="26"/>
        </w:numPr>
      </w:pPr>
      <w:r>
        <w:t>XML content MUST be valid against the corresponding XSD schema defined in this specification. In particular, the XML content MUST NOT contain elements or attributes drawn from namespaces that are not explicitly defined in the corresponding XSD unless the XSD allows elements or attributes drawn from any namespace to be present in particular locations in the XML markup.</w:t>
      </w:r>
    </w:p>
    <w:p w14:paraId="46FB3AA9" w14:textId="77777777" w:rsidR="0076139B" w:rsidRDefault="0076139B" w:rsidP="0076139B">
      <w:pPr>
        <w:pStyle w:val="ListParagraph"/>
        <w:numPr>
          <w:ilvl w:val="0"/>
          <w:numId w:val="26"/>
        </w:numPr>
      </w:pPr>
      <w:r>
        <w:t>XML content MUST NOT contain elements or attributes drawn from the “xml” or “xsi” namespaces unless they are explicitly defined in the XSD schema or by other means in the specification.</w:t>
      </w:r>
    </w:p>
    <w:p w14:paraId="2F06424F" w14:textId="77777777" w:rsidR="00774F90" w:rsidRPr="0076139B" w:rsidRDefault="00774F90" w:rsidP="0076139B">
      <w:pPr>
        <w:pStyle w:val="ListParagraph"/>
        <w:numPr>
          <w:ilvl w:val="0"/>
          <w:numId w:val="26"/>
        </w:numPr>
      </w:pPr>
      <w:r>
        <w:lastRenderedPageBreak/>
        <w:t>XML content MUST be produced and parsed with the en-us locale, particularly with respect to values containing decimal data.</w:t>
      </w:r>
    </w:p>
    <w:p w14:paraId="1E2A8D2B" w14:textId="5B8FBDA4" w:rsidR="00760F3B" w:rsidRDefault="00760F3B" w:rsidP="004C5F54">
      <w:pPr>
        <w:pStyle w:val="Heading3"/>
        <w:numPr>
          <w:ilvl w:val="2"/>
          <w:numId w:val="47"/>
        </w:numPr>
      </w:pPr>
      <w:bookmarkStart w:id="283" w:name="_Toc494964934"/>
      <w:bookmarkStart w:id="284" w:name="_Toc444090298"/>
      <w:r>
        <w:t>Markup Model</w:t>
      </w:r>
      <w:bookmarkEnd w:id="283"/>
      <w:bookmarkEnd w:id="284"/>
    </w:p>
    <w:p w14:paraId="038652B4" w14:textId="77777777" w:rsidR="00935BE9" w:rsidRDefault="00711FC4" w:rsidP="004E54B1">
      <w:r>
        <w:t>3MF Document markup is an XML-based markup language that uses elements, attributes, and namespaces. The schema for 3MF Document markup includes only elements and their attributes, comments, and whitespace.</w:t>
      </w:r>
    </w:p>
    <w:p w14:paraId="7AA6E2BB" w14:textId="23A593B1" w:rsidR="00935BE9" w:rsidRPr="004C5F54" w:rsidRDefault="00935BE9" w:rsidP="004C5F54">
      <w:pPr>
        <w:pStyle w:val="Heading4"/>
        <w:numPr>
          <w:ilvl w:val="3"/>
          <w:numId w:val="47"/>
        </w:numPr>
      </w:pPr>
      <w:bookmarkStart w:id="285" w:name="_Toc491258851"/>
      <w:bookmarkEnd w:id="285"/>
      <w:r w:rsidRPr="00935BE9">
        <w:t>XML Namespaces</w:t>
      </w:r>
    </w:p>
    <w:p w14:paraId="187E9478" w14:textId="3BBA4F9A" w:rsidR="00760F3B" w:rsidRDefault="00711FC4" w:rsidP="004E54B1">
      <w:bookmarkStart w:id="286" w:name="_Toc491258852"/>
      <w:bookmarkStart w:id="287" w:name="_Toc491258853"/>
      <w:bookmarkStart w:id="288" w:name="_Toc491258854"/>
      <w:bookmarkStart w:id="289" w:name="_Toc491258855"/>
      <w:bookmarkEnd w:id="286"/>
      <w:bookmarkEnd w:id="287"/>
      <w:bookmarkEnd w:id="288"/>
      <w:bookmarkEnd w:id="289"/>
      <w:r>
        <w:t xml:space="preserve">The 3MF Document </w:t>
      </w:r>
      <w:r w:rsidR="004E54B1">
        <w:t xml:space="preserve">core </w:t>
      </w:r>
      <w:r w:rsidR="004E54B1" w:rsidRPr="00CF0842">
        <w:rPr>
          <w:rStyle w:val="Glossary"/>
        </w:rPr>
        <w:t>XML namespace</w:t>
      </w:r>
      <w:r>
        <w:t>, the principal namespace used for elements and attributes in 3D Model part markup</w:t>
      </w:r>
      <w:r w:rsidR="004E54B1">
        <w:t xml:space="preserve"> is given in</w:t>
      </w:r>
      <w:r>
        <w:t xml:space="preserve"> Appendix C, “Standard Namespaces and Content Types”.</w:t>
      </w:r>
      <w:r w:rsidR="004E54B1">
        <w:t xml:space="preserve"> Any elements and attributes undefined in this spec must be prefaced with the namespace corresponding to the 3MF extension they belong to.</w:t>
      </w:r>
    </w:p>
    <w:p w14:paraId="758C8B47" w14:textId="5E52E3CD" w:rsidR="00A64ABE" w:rsidRDefault="00A64ABE" w:rsidP="004E54B1">
      <w:r>
        <w:t>As a reminder, a non-default XML namespace on an element DOES automatically apply to any attributes of that element (unless another namespace is prefixed), but DOES NOT apply to sub-elements, so they must all be individually prefixed. Any attributes falling into an anyattribute extension point MUST be prefixed with their corresponding namespace (as all such extension points specify “other” for the required namespace in the XSD schema).</w:t>
      </w:r>
    </w:p>
    <w:p w14:paraId="4B126FC6" w14:textId="0A9E5830" w:rsidR="00AC7595" w:rsidRDefault="00760F3B" w:rsidP="004C5F54">
      <w:pPr>
        <w:pStyle w:val="Heading3"/>
        <w:numPr>
          <w:ilvl w:val="2"/>
          <w:numId w:val="47"/>
        </w:numPr>
      </w:pPr>
      <w:bookmarkStart w:id="290" w:name="_Toc494964935"/>
      <w:bookmarkStart w:id="291" w:name="_Toc444090299"/>
      <w:r>
        <w:t>Whitespace</w:t>
      </w:r>
      <w:bookmarkEnd w:id="290"/>
      <w:bookmarkEnd w:id="291"/>
    </w:p>
    <w:p w14:paraId="1D56D0E7" w14:textId="3EC3CD7C" w:rsidR="001C4375" w:rsidRDefault="001C4375" w:rsidP="001C4375">
      <w:r>
        <w:t xml:space="preserve">3MF Documents allow flexible whitespace usage in markup. Wherever a single whitespace character is allowed, multiple whitespace characters MAY be used. 3MF Document markup MUST NOT use the </w:t>
      </w:r>
      <w:r>
        <w:rPr>
          <w:b/>
        </w:rPr>
        <w:t>xml:space</w:t>
      </w:r>
      <w:r>
        <w:t xml:space="preserve"> attribute. Additionally, where the 3MF Document schema specifies attributes of types that allow whitespace collapsing, leading and trailing whitespace in the attribute value MAY be used along with other whitespace that relies on the whitespace collapsing behavior specified in the XML Schema Specification.</w:t>
      </w:r>
    </w:p>
    <w:p w14:paraId="2698FCD2" w14:textId="77777777" w:rsidR="001C4375" w:rsidRPr="001C4375" w:rsidRDefault="001C4375" w:rsidP="001C4375">
      <w:pPr>
        <w:pStyle w:val="Note"/>
      </w:pPr>
      <w:r w:rsidRPr="001C4375">
        <w:rPr>
          <w:b/>
        </w:rPr>
        <w:t>Note:</w:t>
      </w:r>
      <w:r w:rsidRPr="001C4375">
        <w:t xml:space="preserve"> Consult the 3MF Schema for exact whitespace allowed.</w:t>
      </w:r>
    </w:p>
    <w:p w14:paraId="778DEF35" w14:textId="64D15341" w:rsidR="00BE1727" w:rsidRDefault="00BE1727" w:rsidP="00BE1727">
      <w:pPr>
        <w:pStyle w:val="Heading3"/>
        <w:numPr>
          <w:ilvl w:val="2"/>
          <w:numId w:val="47"/>
        </w:numPr>
      </w:pPr>
      <w:bookmarkStart w:id="292" w:name="_Toc494964936"/>
      <w:bookmarkStart w:id="293" w:name="_Toc444090300"/>
      <w:r>
        <w:t>Language</w:t>
      </w:r>
      <w:bookmarkEnd w:id="292"/>
      <w:bookmarkEnd w:id="293"/>
    </w:p>
    <w:p w14:paraId="4E4B7A28" w14:textId="77777777" w:rsidR="001C4375" w:rsidRPr="001C4375" w:rsidRDefault="001C4375" w:rsidP="001C4375">
      <w:r>
        <w:t xml:space="preserve">The language of the contents of a 3MF Document (typically useful for content provided in </w:t>
      </w:r>
      <w:r w:rsidR="003458B0">
        <w:t>metadata</w:t>
      </w:r>
      <w:r>
        <w:t xml:space="preserve">) MAY be identified using the </w:t>
      </w:r>
      <w:r>
        <w:rPr>
          <w:b/>
        </w:rPr>
        <w:t>xml:lang</w:t>
      </w:r>
      <w:r>
        <w:t xml:space="preserve"> attribute, the value of which is inherited by child and descendant elements. This attribute is defined in the W3C XML specification. When the language of the contents is unknown, the value “und” (undetermined) MUST be used.</w:t>
      </w:r>
    </w:p>
    <w:p w14:paraId="38763087" w14:textId="66DAD9D4" w:rsidR="00BE1727" w:rsidRDefault="00BE1727" w:rsidP="00BE1727">
      <w:pPr>
        <w:pStyle w:val="Heading1"/>
        <w:numPr>
          <w:ilvl w:val="0"/>
          <w:numId w:val="47"/>
        </w:numPr>
      </w:pPr>
      <w:bookmarkStart w:id="294" w:name="_Toc494964937"/>
      <w:bookmarkStart w:id="295" w:name="_Toc444090301"/>
      <w:r>
        <w:lastRenderedPageBreak/>
        <w:t>3D Models</w:t>
      </w:r>
      <w:bookmarkEnd w:id="294"/>
      <w:bookmarkEnd w:id="295"/>
    </w:p>
    <w:p w14:paraId="76E7DE34" w14:textId="77777777" w:rsidR="008D75F3" w:rsidRDefault="008D75F3" w:rsidP="008D75F3">
      <w:r>
        <w:t xml:space="preserve">The </w:t>
      </w:r>
      <w:r w:rsidRPr="008D75F3">
        <w:rPr>
          <w:rStyle w:val="Glossary"/>
        </w:rPr>
        <w:t>model</w:t>
      </w:r>
      <w:r>
        <w:t xml:space="preserve">, in this specification, refers to the object or objects to be created via </w:t>
      </w:r>
      <w:r w:rsidR="007F3489">
        <w:t>3D</w:t>
      </w:r>
      <w:r>
        <w:t xml:space="preserve"> manufacturing processes as a single operation. It might include a single object, multiple homogenous objects, multiple heterogeneous objects, an object fully enclosed in another object, or multiple objects in an interlocked and inseparable </w:t>
      </w:r>
      <w:r w:rsidRPr="00B86036">
        <w:rPr>
          <w:rStyle w:val="Glossary"/>
        </w:rPr>
        <w:t>assembly</w:t>
      </w:r>
      <w:r>
        <w:t>.</w:t>
      </w:r>
    </w:p>
    <w:p w14:paraId="65EBA2D2" w14:textId="2AF80453" w:rsidR="00BE1727" w:rsidRDefault="00BE1727" w:rsidP="00BE1727">
      <w:pPr>
        <w:pStyle w:val="Heading2"/>
        <w:numPr>
          <w:ilvl w:val="1"/>
          <w:numId w:val="47"/>
        </w:numPr>
      </w:pPr>
      <w:bookmarkStart w:id="296" w:name="_Toc347402573"/>
      <w:bookmarkStart w:id="297" w:name="_Toc347418346"/>
      <w:bookmarkStart w:id="298" w:name="_Toc347496226"/>
      <w:bookmarkStart w:id="299" w:name="_Toc350870291"/>
      <w:bookmarkStart w:id="300" w:name="_Toc351679790"/>
      <w:bookmarkStart w:id="301" w:name="_Toc351853429"/>
      <w:bookmarkStart w:id="302" w:name="_Toc351854745"/>
      <w:bookmarkStart w:id="303" w:name="_Toc351854823"/>
      <w:bookmarkStart w:id="304" w:name="_Toc351905410"/>
      <w:bookmarkStart w:id="305" w:name="_Toc351911540"/>
      <w:bookmarkStart w:id="306" w:name="_Toc351911615"/>
      <w:bookmarkStart w:id="307" w:name="_Toc351918707"/>
      <w:bookmarkStart w:id="308" w:name="_Toc351918896"/>
      <w:bookmarkStart w:id="309" w:name="_Toc352578789"/>
      <w:bookmarkStart w:id="310" w:name="_Toc352687352"/>
      <w:bookmarkStart w:id="311" w:name="_Toc352691238"/>
      <w:bookmarkStart w:id="312" w:name="_Toc355442266"/>
      <w:bookmarkStart w:id="313" w:name="_Toc355442419"/>
      <w:bookmarkStart w:id="314" w:name="_Toc355449860"/>
      <w:bookmarkStart w:id="315" w:name="_Toc355543697"/>
      <w:bookmarkStart w:id="316" w:name="_Toc355543774"/>
      <w:bookmarkStart w:id="317" w:name="_Toc355554409"/>
      <w:bookmarkStart w:id="318" w:name="_Toc355554485"/>
      <w:bookmarkStart w:id="319" w:name="_Toc355616489"/>
      <w:bookmarkStart w:id="320" w:name="_Toc355616570"/>
      <w:bookmarkStart w:id="321" w:name="_Toc355618031"/>
      <w:bookmarkStart w:id="322" w:name="_Toc355619992"/>
      <w:bookmarkStart w:id="323" w:name="_Toc355620222"/>
      <w:bookmarkStart w:id="324" w:name="_Toc355629548"/>
      <w:bookmarkStart w:id="325" w:name="_Toc360525118"/>
      <w:bookmarkStart w:id="326" w:name="_Toc364798963"/>
      <w:bookmarkStart w:id="327" w:name="_Toc364982925"/>
      <w:bookmarkStart w:id="328" w:name="_Toc372578324"/>
      <w:bookmarkStart w:id="329" w:name="_Toc372578406"/>
      <w:bookmarkStart w:id="330" w:name="_Toc372678412"/>
      <w:bookmarkStart w:id="331" w:name="_Toc384049259"/>
      <w:bookmarkStart w:id="332" w:name="_Toc384049553"/>
      <w:bookmarkStart w:id="333" w:name="_Toc402522828"/>
      <w:bookmarkStart w:id="334" w:name="_Toc413418565"/>
      <w:bookmarkStart w:id="335" w:name="_Toc413418628"/>
      <w:bookmarkStart w:id="336" w:name="_Toc416448729"/>
      <w:bookmarkStart w:id="337" w:name="_Toc416456128"/>
      <w:bookmarkStart w:id="338" w:name="_Toc417308980"/>
      <w:bookmarkStart w:id="339" w:name="_Toc435015559"/>
      <w:bookmarkStart w:id="340" w:name="_Toc444090302"/>
      <w:bookmarkStart w:id="341" w:name="_Toc494964938"/>
      <w:bookmarkStart w:id="342" w:name="_Toc444090303"/>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BE1727">
        <w:t>Coordinate Space</w:t>
      </w:r>
      <w:bookmarkEnd w:id="341"/>
      <w:bookmarkEnd w:id="342"/>
    </w:p>
    <w:p w14:paraId="61F20F8C" w14:textId="63B39BFF" w:rsidR="008D52CB" w:rsidRDefault="00CC0323" w:rsidP="008D52CB">
      <w:r>
        <w:t xml:space="preserve">Coordinates in this specification </w:t>
      </w:r>
      <w:r w:rsidR="00C44F72">
        <w:t>are based on a right-handed coordinate space.</w:t>
      </w:r>
      <w:r w:rsidR="00843382">
        <w:t xml:space="preserve"> </w:t>
      </w:r>
      <w:r w:rsidR="00D3030C">
        <w:t>Producers and consumers MUST define and map the origin of the coordinate space to the bottom-</w:t>
      </w:r>
      <w:r w:rsidR="00BD1372">
        <w:t>front-</w:t>
      </w:r>
      <w:r w:rsidR="00D3030C">
        <w:t xml:space="preserve">left corner of the </w:t>
      </w:r>
      <w:r w:rsidR="009D76DC">
        <w:t>device’s</w:t>
      </w:r>
      <w:r w:rsidR="00D3030C">
        <w:t xml:space="preserve"> output </w:t>
      </w:r>
      <w:r w:rsidR="009D76DC">
        <w:t>field (such as a tray, platform, or bed)</w:t>
      </w:r>
      <w:r w:rsidR="00D3030C">
        <w:t xml:space="preserve">, with the x-axis increasing to the right of the output field, the y-axis increasing to the back of the output field, and the z-axis increasing to the top of the output field. Producers and consumers MUST use the unit resolution of the coordinate space as </w:t>
      </w:r>
      <w:r w:rsidR="005B03B8">
        <w:t>specified in the &lt;model&gt; element</w:t>
      </w:r>
      <w:r w:rsidR="00D3030C">
        <w:t>.</w:t>
      </w:r>
    </w:p>
    <w:p w14:paraId="1E4B46F4" w14:textId="77777777" w:rsidR="00843382" w:rsidRPr="00843382" w:rsidRDefault="00D3030C" w:rsidP="00D3030C">
      <w:pPr>
        <w:keepNext/>
        <w:rPr>
          <w:i/>
        </w:rPr>
      </w:pPr>
      <w:r>
        <w:rPr>
          <w:i/>
        </w:rPr>
        <w:t xml:space="preserve">Figure </w:t>
      </w:r>
      <w:r w:rsidR="00A576A6">
        <w:rPr>
          <w:i/>
        </w:rPr>
        <w:t>3</w:t>
      </w:r>
      <w:r>
        <w:rPr>
          <w:i/>
        </w:rPr>
        <w:t>-1. Coordinate space</w:t>
      </w:r>
    </w:p>
    <w:p w14:paraId="48EDB0FE" w14:textId="6A8AD8BC" w:rsidR="00843382" w:rsidRPr="008D52CB" w:rsidRDefault="0007436B" w:rsidP="008D52CB">
      <w:r>
        <w:rPr>
          <w:noProof/>
        </w:rPr>
        <mc:AlternateContent>
          <mc:Choice Requires="wps">
            <w:drawing>
              <wp:anchor distT="0" distB="0" distL="114300" distR="114300" simplePos="0" relativeHeight="251658240" behindDoc="0" locked="0" layoutInCell="1" allowOverlap="1" wp14:anchorId="5DE713D2" wp14:editId="5F22EAD8">
                <wp:simplePos x="0" y="0"/>
                <wp:positionH relativeFrom="column">
                  <wp:posOffset>2103120</wp:posOffset>
                </wp:positionH>
                <wp:positionV relativeFrom="paragraph">
                  <wp:posOffset>1593850</wp:posOffset>
                </wp:positionV>
                <wp:extent cx="310515" cy="2762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276225"/>
                        </a:xfrm>
                        <a:prstGeom prst="rect">
                          <a:avLst/>
                        </a:prstGeom>
                        <a:noFill/>
                        <a:ln w="9525">
                          <a:noFill/>
                          <a:miter lim="800000"/>
                          <a:headEnd/>
                          <a:tailEnd/>
                        </a:ln>
                      </wps:spPr>
                      <wps:txbx>
                        <w:txbxContent>
                          <w:p w14:paraId="4C9A58A8" w14:textId="77777777" w:rsidR="005D3F28" w:rsidRDefault="005D3F28">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713D2" id="Text Box 2" o:spid="_x0000_s1060" type="#_x0000_t202" style="position:absolute;margin-left:165.6pt;margin-top:125.5pt;width:24.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" filled="f" stroked="f">
                <v:textbox>
                  <w:txbxContent>
                    <w:p w14:paraId="4C9A58A8" w14:textId="77777777" w:rsidR="005D3F28" w:rsidRDefault="005D3F28">
                      <w:r>
                        <w:t>X</w:t>
                      </w:r>
                    </w:p>
                  </w:txbxContent>
                </v:textbox>
              </v:shape>
            </w:pict>
          </mc:Fallback>
        </mc:AlternateContent>
      </w:r>
      <w:r>
        <w:rPr>
          <w:noProof/>
        </w:rPr>
        <mc:AlternateContent>
          <mc:Choice Requires="wpc">
            <w:drawing>
              <wp:inline distT="0" distB="0" distL="0" distR="0" wp14:anchorId="126CEEE4" wp14:editId="76C0047C">
                <wp:extent cx="2590800" cy="1981200"/>
                <wp:effectExtent l="0" t="635" r="0" b="0"/>
                <wp:docPr id="58"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6" name="Group 121"/>
                        <wpg:cNvGrpSpPr>
                          <a:grpSpLocks/>
                        </wpg:cNvGrpSpPr>
                        <wpg:grpSpPr bwMode="auto">
                          <a:xfrm>
                            <a:off x="56100" y="143800"/>
                            <a:ext cx="2160800" cy="1731900"/>
                            <a:chOff x="561" y="1438"/>
                            <a:chExt cx="21608" cy="17319"/>
                          </a:xfrm>
                        </wpg:grpSpPr>
                        <wps:wsp>
                          <wps:cNvPr id="38" name="Straight Arrow Connector 2"/>
                          <wps:cNvCnPr>
                            <a:cxnSpLocks noChangeShapeType="1"/>
                          </wps:cNvCnPr>
                          <wps:spPr bwMode="auto">
                            <a:xfrm flipV="1">
                              <a:off x="4313" y="1438"/>
                              <a:ext cx="0" cy="14924"/>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9" name="Straight Arrow Connector 3"/>
                          <wps:cNvCnPr>
                            <a:cxnSpLocks noChangeShapeType="1"/>
                          </wps:cNvCnPr>
                          <wps:spPr bwMode="auto">
                            <a:xfrm flipV="1">
                              <a:off x="4313" y="9979"/>
                              <a:ext cx="12767" cy="6383"/>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0" name="Straight Arrow Connector 4"/>
                          <wps:cNvCnPr>
                            <a:cxnSpLocks noChangeShapeType="1"/>
                          </wps:cNvCnPr>
                          <wps:spPr bwMode="auto">
                            <a:xfrm>
                              <a:off x="4313" y="16362"/>
                              <a:ext cx="17856" cy="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2" name="Straight Arrow Connector 5"/>
                          <wps:cNvCnPr>
                            <a:cxnSpLocks noChangeAspect="1"/>
                          </wps:cNvCnPr>
                          <wps:spPr bwMode="auto">
                            <a:xfrm flipV="1">
                              <a:off x="4313" y="5148"/>
                              <a:ext cx="6401"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3" name="Straight Arrow Connector 6"/>
                          <wps:cNvCnPr>
                            <a:cxnSpLocks noChangeAspect="1"/>
                          </wps:cNvCnPr>
                          <wps:spPr bwMode="auto">
                            <a:xfrm flipV="1">
                              <a:off x="15769" y="13162"/>
                              <a:ext cx="6400"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4" name="Straight Connector 7"/>
                          <wps:cNvCnPr>
                            <a:cxnSpLocks noChangeShapeType="1"/>
                          </wps:cNvCnPr>
                          <wps:spPr bwMode="auto">
                            <a:xfrm flipH="1">
                              <a:off x="10714" y="13162"/>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5" name="Straight Connector 8"/>
                          <wps:cNvCnPr>
                            <a:cxnSpLocks noChangeShapeType="1"/>
                          </wps:cNvCnPr>
                          <wps:spPr bwMode="auto">
                            <a:xfrm flipH="1">
                              <a:off x="4399" y="8413"/>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6" name="Straight Connector 9"/>
                          <wps:cNvCnPr>
                            <a:cxnSpLocks noChangeShapeType="1"/>
                          </wps:cNvCnPr>
                          <wps:spPr bwMode="auto">
                            <a:xfrm flipH="1">
                              <a:off x="10714" y="5148"/>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7" name="Straight Arrow Connector 10"/>
                          <wps:cNvCnPr>
                            <a:cxnSpLocks noChangeAspect="1"/>
                          </wps:cNvCnPr>
                          <wps:spPr bwMode="auto">
                            <a:xfrm flipV="1">
                              <a:off x="15769" y="5213"/>
                              <a:ext cx="6400"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8" name="Straight Connector 11"/>
                          <wps:cNvCnPr>
                            <a:cxnSpLocks noChangeShapeType="1"/>
                          </wps:cNvCnPr>
                          <wps:spPr bwMode="auto">
                            <a:xfrm flipH="1" flipV="1">
                              <a:off x="10714" y="5148"/>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9" name="Straight Connector 12"/>
                          <wps:cNvCnPr>
                            <a:cxnSpLocks noChangeShapeType="1"/>
                          </wps:cNvCnPr>
                          <wps:spPr bwMode="auto">
                            <a:xfrm flipH="1" flipV="1">
                              <a:off x="22169" y="5230"/>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0" name="Straight Connector 13"/>
                          <wps:cNvCnPr>
                            <a:cxnSpLocks noChangeShapeType="1"/>
                          </wps:cNvCnPr>
                          <wps:spPr bwMode="auto">
                            <a:xfrm flipH="1" flipV="1">
                              <a:off x="15854" y="8348"/>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1" name="Text Box 49"/>
                          <wps:cNvSpPr txBox="1">
                            <a:spLocks noChangeArrowheads="1"/>
                          </wps:cNvSpPr>
                          <wps:spPr bwMode="auto">
                            <a:xfrm>
                              <a:off x="2058" y="1842"/>
                              <a:ext cx="310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F9972" w14:textId="77777777" w:rsidR="005D3F28" w:rsidRDefault="005D3F28" w:rsidP="00843382">
                                <w:pPr>
                                  <w:pStyle w:val="NormalWeb"/>
                                  <w:spacing w:before="0" w:beforeAutospacing="0" w:after="200" w:afterAutospacing="0" w:line="276" w:lineRule="auto"/>
                                </w:pPr>
                                <w:r>
                                  <w:rPr>
                                    <w:rFonts w:ascii="Calibri" w:eastAsia="Calibri" w:hAnsi="Calibri"/>
                                    <w:sz w:val="22"/>
                                    <w:szCs w:val="22"/>
                                  </w:rPr>
                                  <w:t>Z</w:t>
                                </w:r>
                              </w:p>
                            </w:txbxContent>
                          </wps:txbx>
                          <wps:bodyPr rot="0" vert="horz" wrap="square" lIns="91440" tIns="45720" rIns="91440" bIns="45720" anchor="t" anchorCtr="0" upright="1">
                            <a:noAutofit/>
                          </wps:bodyPr>
                        </wps:wsp>
                        <wps:wsp>
                          <wps:cNvPr id="52" name="Text Box 50"/>
                          <wps:cNvSpPr txBox="1">
                            <a:spLocks noChangeArrowheads="1"/>
                          </wps:cNvSpPr>
                          <wps:spPr bwMode="auto">
                            <a:xfrm>
                              <a:off x="16286" y="9457"/>
                              <a:ext cx="310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94A46" w14:textId="77777777" w:rsidR="005D3F28" w:rsidRDefault="005D3F28" w:rsidP="00843382">
                                <w:pPr>
                                  <w:pStyle w:val="NormalWeb"/>
                                  <w:spacing w:before="0" w:beforeAutospacing="0" w:after="200" w:afterAutospacing="0" w:line="276" w:lineRule="auto"/>
                                </w:pPr>
                                <w:r>
                                  <w:rPr>
                                    <w:rFonts w:ascii="Calibri" w:eastAsia="Calibri" w:hAnsi="Calibri"/>
                                    <w:sz w:val="22"/>
                                    <w:szCs w:val="22"/>
                                  </w:rPr>
                                  <w:t>YX</w:t>
                                </w:r>
                              </w:p>
                            </w:txbxContent>
                          </wps:txbx>
                          <wps:bodyPr rot="0" vert="horz" wrap="square" lIns="91440" tIns="45720" rIns="91440" bIns="45720" anchor="t" anchorCtr="0" upright="1">
                            <a:noAutofit/>
                          </wps:bodyPr>
                        </wps:wsp>
                        <wps:wsp>
                          <wps:cNvPr id="53" name="Text Box 51"/>
                          <wps:cNvSpPr txBox="1">
                            <a:spLocks noChangeArrowheads="1"/>
                          </wps:cNvSpPr>
                          <wps:spPr bwMode="auto">
                            <a:xfrm>
                              <a:off x="3636" y="15992"/>
                              <a:ext cx="6223"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2B96D" w14:textId="77777777" w:rsidR="005D3F28" w:rsidRDefault="005D3F28" w:rsidP="00843382">
                                <w:pPr>
                                  <w:pStyle w:val="NormalWeb"/>
                                  <w:spacing w:before="0" w:beforeAutospacing="0" w:after="200" w:afterAutospacing="0" w:line="276" w:lineRule="auto"/>
                                </w:pPr>
                                <w:r>
                                  <w:rPr>
                                    <w:rFonts w:ascii="Calibri" w:eastAsia="Calibri" w:hAnsi="Calibri"/>
                                    <w:sz w:val="22"/>
                                    <w:szCs w:val="22"/>
                                  </w:rPr>
                                  <w:t>(0,0,0)</w:t>
                                </w:r>
                              </w:p>
                            </w:txbxContent>
                          </wps:txbx>
                          <wps:bodyPr rot="0" vert="horz" wrap="square" lIns="91440" tIns="45720" rIns="91440" bIns="45720" anchor="t" anchorCtr="0" upright="1">
                            <a:noAutofit/>
                          </wps:bodyPr>
                        </wps:wsp>
                        <wps:wsp>
                          <wps:cNvPr id="54" name="Straight Arrow Connector 122"/>
                          <wps:cNvCnPr>
                            <a:cxnSpLocks noChangeShapeType="1"/>
                          </wps:cNvCnPr>
                          <wps:spPr bwMode="auto">
                            <a:xfrm flipV="1">
                              <a:off x="561" y="16362"/>
                              <a:ext cx="3838" cy="1916"/>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56" name="Straight Arrow Connector 123"/>
                          <wps:cNvCnPr>
                            <a:cxnSpLocks noChangeShapeType="1"/>
                          </wps:cNvCnPr>
                          <wps:spPr bwMode="auto">
                            <a:xfrm flipH="1">
                              <a:off x="1280" y="16263"/>
                              <a:ext cx="3033" cy="0"/>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57" name="Straight Arrow Connector 124"/>
                          <wps:cNvCnPr>
                            <a:cxnSpLocks noChangeShapeType="1"/>
                          </wps:cNvCnPr>
                          <wps:spPr bwMode="auto">
                            <a:xfrm flipV="1">
                              <a:off x="4191" y="16287"/>
                              <a:ext cx="0" cy="2470"/>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26CEEE4" id="Canvas 1" o:spid="_x0000_s1061" editas="canvas" style="width:204pt;height:156pt;mso-position-horizontal-relative:char;mso-position-vertical-relative:line" coordsize="2590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">
                <v:shape id="_x0000_s1062" type="#_x0000_t75" style="position:absolute;width:25908;height:19812;visibility:visible;mso-wrap-style:square">
                  <v:fill o:detectmouseclick="t"/>
                  <v:path o:connecttype="none"/>
                </v:shape>
                <v:group id="Group 121" o:spid="_x0000_s1063" style="position:absolute;left:561;top:1438;width:21608;height:17319" coordorigin="561,1438" coordsize="21608,1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traight Arrow Connector 2" o:spid="_x0000_s1064" type="#_x0000_t32" style="position:absolute;left:4313;top:1438;width:0;height:149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" strokecolor="black [3213]" strokeweight="1pt">
                    <v:stroke endarrow="block"/>
                  </v:shape>
                  <v:shape id="Straight Arrow Connector 3" o:spid="_x0000_s1065" type="#_x0000_t32" style="position:absolute;left:4313;top:9979;width:12767;height:6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" strokecolor="black [3213]" strokeweight="1pt">
                    <v:stroke endarrow="block"/>
                  </v:shape>
                  <v:shape id="Straight Arrow Connector 4" o:spid="_x0000_s1066" type="#_x0000_t32" style="position:absolute;left:4313;top:16362;width:17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" strokecolor="black [3213]" strokeweight="1pt">
                    <v:stroke endarrow="block"/>
                  </v:shape>
                  <v:shape id="Straight Arrow Connector 5" o:spid="_x0000_s1067" type="#_x0000_t32" style="position:absolute;left:4313;top:5148;width:6401;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" strokecolor="#4579b8 [3044]">
                    <v:stroke dashstyle="1 1"/>
                    <o:lock v:ext="edit" aspectratio="t" shapetype="f"/>
                  </v:shape>
                  <v:shape id="Straight Arrow Connector 6" o:spid="_x0000_s1068" type="#_x0000_t32" style="position:absolute;left:15769;top:13162;width:6400;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" strokecolor="#4579b8 [3044]">
                    <v:stroke dashstyle="1 1"/>
                    <o:lock v:ext="edit" aspectratio="t" shapetype="f"/>
                  </v:shape>
                  <v:line id="Straight Connector 7" o:spid="_x0000_s1069" style="position:absolute;flip:x;visibility:visible;mso-wrap-style:square" from="10714,13162" to="22169,1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" strokecolor="#4579b8 [3044]">
                    <v:stroke dashstyle="1 1"/>
                  </v:line>
                  <v:line id="Straight Connector 8" o:spid="_x0000_s1070" style="position:absolute;flip:x;visibility:visible;mso-wrap-style:square" from="4399,8413" to="15854,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" strokecolor="#4579b8 [3044]">
                    <v:stroke dashstyle="1 1"/>
                  </v:line>
                  <v:line id="Straight Connector 9" o:spid="_x0000_s1071" style="position:absolute;flip:x;visibility:visible;mso-wrap-style:square" from="10714,5148" to="22169,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" strokecolor="#4579b8 [3044]">
                    <v:stroke dashstyle="1 1"/>
                  </v:line>
                  <v:shape id="Straight Arrow Connector 10" o:spid="_x0000_s1072" type="#_x0000_t32" style="position:absolute;left:15769;top:5213;width:6400;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" strokecolor="#4579b8 [3044]">
                    <v:stroke dashstyle="1 1"/>
                    <o:lock v:ext="edit" aspectratio="t" shapetype="f"/>
                  </v:shape>
                  <v:line id="Straight Connector 11" o:spid="_x0000_s1073" style="position:absolute;flip:x y;visibility:visible;mso-wrap-style:square" from="10714,5148" to="10714,1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" strokecolor="#4579b8 [3044]">
                    <v:stroke dashstyle="1 1"/>
                  </v:line>
                  <v:line id="Straight Connector 12" o:spid="_x0000_s1074" style="position:absolute;flip:x y;visibility:visible;mso-wrap-style:square" from="22169,5230" to="22169,1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" strokecolor="#4579b8 [3044]">
                    <v:stroke dashstyle="1 1"/>
                  </v:line>
                  <v:line id="Straight Connector 13" o:spid="_x0000_s1075" style="position:absolute;flip:x y;visibility:visible;mso-wrap-style:square" from="15854,8348" to="15854,1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" strokecolor="#4579b8 [3044]">
                    <v:stroke dashstyle="1 1"/>
                  </v:line>
                  <v:shape id="Text Box 49" o:spid="_x0000_s1076" type="#_x0000_t202" style="position:absolute;left:2058;top:1842;width:31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5B0F9972" w14:textId="77777777" w:rsidR="005D3F28" w:rsidRDefault="005D3F28" w:rsidP="00843382">
                          <w:pPr>
                            <w:pStyle w:val="NormalWeb"/>
                            <w:spacing w:before="0" w:beforeAutospacing="0" w:after="200" w:afterAutospacing="0" w:line="276" w:lineRule="auto"/>
                          </w:pPr>
                          <w:r>
                            <w:rPr>
                              <w:rFonts w:ascii="Calibri" w:eastAsia="Calibri" w:hAnsi="Calibri"/>
                              <w:sz w:val="22"/>
                              <w:szCs w:val="22"/>
                            </w:rPr>
                            <w:t>Z</w:t>
                          </w:r>
                        </w:p>
                      </w:txbxContent>
                    </v:textbox>
                  </v:shape>
                  <v:shape id="Text Box 50" o:spid="_x0000_s1077" type="#_x0000_t202" style="position:absolute;left:16286;top:9457;width:31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10094A46" w14:textId="77777777" w:rsidR="005D3F28" w:rsidRDefault="005D3F28" w:rsidP="00843382">
                          <w:pPr>
                            <w:pStyle w:val="NormalWeb"/>
                            <w:spacing w:before="0" w:beforeAutospacing="0" w:after="200" w:afterAutospacing="0" w:line="276" w:lineRule="auto"/>
                          </w:pPr>
                          <w:r>
                            <w:rPr>
                              <w:rFonts w:ascii="Calibri" w:eastAsia="Calibri" w:hAnsi="Calibri"/>
                              <w:sz w:val="22"/>
                              <w:szCs w:val="22"/>
                            </w:rPr>
                            <w:t>YX</w:t>
                          </w:r>
                        </w:p>
                      </w:txbxContent>
                    </v:textbox>
                  </v:shape>
                  <v:shape id="Text Box 51" o:spid="_x0000_s1078" type="#_x0000_t202" style="position:absolute;left:3636;top:15992;width:622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0B72B96D" w14:textId="77777777" w:rsidR="005D3F28" w:rsidRDefault="005D3F28" w:rsidP="00843382">
                          <w:pPr>
                            <w:pStyle w:val="NormalWeb"/>
                            <w:spacing w:before="0" w:beforeAutospacing="0" w:after="200" w:afterAutospacing="0" w:line="276" w:lineRule="auto"/>
                          </w:pPr>
                          <w:r>
                            <w:rPr>
                              <w:rFonts w:ascii="Calibri" w:eastAsia="Calibri" w:hAnsi="Calibri"/>
                              <w:sz w:val="22"/>
                              <w:szCs w:val="22"/>
                            </w:rPr>
                            <w:t>(0,0,0)</w:t>
                          </w:r>
                        </w:p>
                      </w:txbxContent>
                    </v:textbox>
                  </v:shape>
                  <v:shape id="Straight Arrow Connector 122" o:spid="_x0000_s1079" type="#_x0000_t32" style="position:absolute;left:561;top:16362;width:3838;height:19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" strokecolor="black [3213]" strokeweight="1pt">
                    <v:stroke dashstyle="dash"/>
                  </v:shape>
                  <v:shape id="Straight Arrow Connector 123" o:spid="_x0000_s1080" type="#_x0000_t32" style="position:absolute;left:1280;top:16263;width:30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" strokecolor="black [3213]" strokeweight="1pt">
                    <v:stroke dashstyle="dash"/>
                  </v:shape>
                  <v:shape id="Straight Arrow Connector 124" o:spid="_x0000_s1081" type="#_x0000_t32" style="position:absolute;left:4191;top:16287;width:0;height:24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" strokecolor="black [3213]" strokeweight="1pt">
                    <v:stroke dashstyle="dash"/>
                  </v:shape>
                </v:group>
                <w10:anchorlock/>
              </v:group>
            </w:pict>
          </mc:Fallback>
        </mc:AlternateContent>
      </w:r>
    </w:p>
    <w:p w14:paraId="7FC56C0C" w14:textId="7A1074ED" w:rsidR="00BE1727" w:rsidRDefault="00BE1727" w:rsidP="00BE1727">
      <w:pPr>
        <w:pStyle w:val="Heading2"/>
        <w:numPr>
          <w:ilvl w:val="1"/>
          <w:numId w:val="47"/>
        </w:numPr>
      </w:pPr>
      <w:bookmarkStart w:id="343" w:name="_Toc494964939"/>
      <w:bookmarkStart w:id="344" w:name="_Toc444090304"/>
      <w:r w:rsidRPr="00BE1727">
        <w:t>Relative Directions and Measurement</w:t>
      </w:r>
      <w:bookmarkEnd w:id="343"/>
      <w:bookmarkEnd w:id="344"/>
    </w:p>
    <w:p w14:paraId="19375812" w14:textId="77777777" w:rsidR="00214759" w:rsidRDefault="00885666" w:rsidP="00214759">
      <w:r>
        <w:t xml:space="preserve">Relative directions in this specification are defined as follows. </w:t>
      </w:r>
      <w:r w:rsidR="00214759">
        <w:t xml:space="preserve">The term </w:t>
      </w:r>
      <w:r w:rsidR="00214759" w:rsidRPr="00214759">
        <w:rPr>
          <w:rStyle w:val="Glossary"/>
        </w:rPr>
        <w:t>top</w:t>
      </w:r>
      <w:r w:rsidR="00214759">
        <w:t xml:space="preserve"> refers to the </w:t>
      </w:r>
      <w:r>
        <w:t xml:space="preserve">XY </w:t>
      </w:r>
      <w:r w:rsidR="00214759">
        <w:t xml:space="preserve">plane </w:t>
      </w:r>
      <w:r>
        <w:t>of</w:t>
      </w:r>
      <w:r w:rsidR="00214759">
        <w:t xml:space="preserve"> the coordinate space</w:t>
      </w:r>
      <w:r>
        <w:t xml:space="preserve"> with the maximum printable Z value</w:t>
      </w:r>
      <w:r w:rsidR="00214759">
        <w:t xml:space="preserve">. The term </w:t>
      </w:r>
      <w:r w:rsidR="00214759" w:rsidRPr="00214759">
        <w:rPr>
          <w:rStyle w:val="Glossary"/>
        </w:rPr>
        <w:t>bottom</w:t>
      </w:r>
      <w:r w:rsidR="00214759">
        <w:t xml:space="preserve"> refers to the </w:t>
      </w:r>
      <w:r w:rsidR="00B86036">
        <w:t>minimum</w:t>
      </w:r>
      <w:r w:rsidR="00214759">
        <w:t xml:space="preserve"> printable </w:t>
      </w:r>
      <w:r w:rsidR="00B86036">
        <w:t xml:space="preserve">XY </w:t>
      </w:r>
      <w:r w:rsidR="00214759">
        <w:t xml:space="preserve">plane </w:t>
      </w:r>
      <w:r>
        <w:t>of</w:t>
      </w:r>
      <w:r w:rsidR="00214759">
        <w:t xml:space="preserve"> the coordinate space</w:t>
      </w:r>
      <w:r>
        <w:t xml:space="preserve">, defined as the XY plane with a Z value of 0. This is </w:t>
      </w:r>
      <w:r w:rsidR="00214759">
        <w:t xml:space="preserve">typically coincident with the print bed surface. </w:t>
      </w:r>
      <w:r>
        <w:t xml:space="preserve">The term </w:t>
      </w:r>
      <w:r w:rsidRPr="00885666">
        <w:rPr>
          <w:rStyle w:val="Glossary"/>
        </w:rPr>
        <w:t>left</w:t>
      </w:r>
      <w:r>
        <w:t xml:space="preserve"> refers to the minimum printable YZ plane of the coordinate space, defined as </w:t>
      </w:r>
      <w:r w:rsidR="00B86036">
        <w:t xml:space="preserve">the YZ plane with </w:t>
      </w:r>
      <w:r>
        <w:t xml:space="preserve">an X value of 0. The term </w:t>
      </w:r>
      <w:r w:rsidRPr="00885666">
        <w:rPr>
          <w:rStyle w:val="Glossary"/>
        </w:rPr>
        <w:t>right</w:t>
      </w:r>
      <w:r>
        <w:t xml:space="preserve"> refers to the YZ plane of the coordinate space </w:t>
      </w:r>
      <w:r w:rsidR="00B86036">
        <w:t>with the maximum</w:t>
      </w:r>
      <w:r>
        <w:t xml:space="preserve"> printable</w:t>
      </w:r>
      <w:r w:rsidR="00B86036">
        <w:t xml:space="preserve"> X value</w:t>
      </w:r>
      <w:r>
        <w:t xml:space="preserve">. The term </w:t>
      </w:r>
      <w:r w:rsidRPr="00885666">
        <w:rPr>
          <w:rStyle w:val="Glossary"/>
        </w:rPr>
        <w:t>front</w:t>
      </w:r>
      <w:r>
        <w:t xml:space="preserve"> refers to the</w:t>
      </w:r>
      <w:r w:rsidR="00B86036">
        <w:t xml:space="preserve"> minimum printable</w:t>
      </w:r>
      <w:r>
        <w:t xml:space="preserve"> XZ plane </w:t>
      </w:r>
      <w:r w:rsidR="00B86036">
        <w:t>of the coor</w:t>
      </w:r>
      <w:r w:rsidR="004C035C">
        <w:t>dinate space, defined as the XZ</w:t>
      </w:r>
      <w:r w:rsidR="00B86036">
        <w:t xml:space="preserve"> plane with a</w:t>
      </w:r>
      <w:r>
        <w:t xml:space="preserve"> Y value of 0. The term </w:t>
      </w:r>
      <w:r w:rsidRPr="00B86036">
        <w:rPr>
          <w:rStyle w:val="Glossary"/>
        </w:rPr>
        <w:t>back</w:t>
      </w:r>
      <w:r>
        <w:t xml:space="preserve"> refers to the XZ plane </w:t>
      </w:r>
      <w:r w:rsidR="00B86036">
        <w:t xml:space="preserve">of the coordinate space </w:t>
      </w:r>
      <w:r>
        <w:t>with the maximum printable Y value.</w:t>
      </w:r>
    </w:p>
    <w:p w14:paraId="7B3A7324" w14:textId="77777777" w:rsidR="00B86036" w:rsidRDefault="00B86036" w:rsidP="00214759">
      <w:r>
        <w:lastRenderedPageBreak/>
        <w:t>These terms might also be applied to models, in which case they are defined relative to the bounding box of the model when transformed to the coordinate space defined in this specification.</w:t>
      </w:r>
    </w:p>
    <w:p w14:paraId="0C602CA9" w14:textId="77777777" w:rsidR="00B86036" w:rsidRDefault="00B86036" w:rsidP="00214759">
      <w:r>
        <w:t>Producers and consumers MUST interpret coordinates in relation to the coordinate space defined in this specification.</w:t>
      </w:r>
    </w:p>
    <w:p w14:paraId="22452C8E" w14:textId="63D1B692" w:rsidR="00FF5E70" w:rsidRDefault="00FF5E70" w:rsidP="00FF5E70">
      <w:pPr>
        <w:pStyle w:val="Heading2"/>
        <w:numPr>
          <w:ilvl w:val="1"/>
          <w:numId w:val="47"/>
        </w:numPr>
      </w:pPr>
      <w:bookmarkStart w:id="345" w:name="_Toc494964940"/>
      <w:bookmarkStart w:id="346" w:name="_Toc444090305"/>
      <w:r w:rsidRPr="00FF5E70">
        <w:t>3D Matrices</w:t>
      </w:r>
      <w:bookmarkEnd w:id="345"/>
      <w:bookmarkEnd w:id="346"/>
    </w:p>
    <w:p w14:paraId="27208ADC" w14:textId="687027BB" w:rsidR="0037038E" w:rsidRDefault="003F72A1" w:rsidP="0037038E">
      <w:r>
        <w:t xml:space="preserve">When objects need to be transformed for rotation, scaling, or translation purposes, row-major </w:t>
      </w:r>
      <w:r w:rsidR="00092779">
        <w:t xml:space="preserve">affine </w:t>
      </w:r>
      <w:r w:rsidR="00BC3F6A" w:rsidRPr="00BC3F6A">
        <w:rPr>
          <w:rStyle w:val="Glossary"/>
        </w:rPr>
        <w:t xml:space="preserve">3D </w:t>
      </w:r>
      <w:r w:rsidRPr="00BC3F6A">
        <w:rPr>
          <w:rStyle w:val="Glossary"/>
        </w:rPr>
        <w:t>matrices</w:t>
      </w:r>
      <w:r w:rsidR="00BC3F6A">
        <w:t xml:space="preserve"> (4x4)</w:t>
      </w:r>
      <w:r w:rsidR="00DF55E0">
        <w:t xml:space="preserve"> are used</w:t>
      </w:r>
      <w:r w:rsidR="00092779">
        <w:t>.</w:t>
      </w:r>
      <w:r w:rsidR="009A3422">
        <w:t xml:space="preserve"> The matrix </w:t>
      </w:r>
      <w:r w:rsidR="00DF55E0">
        <w:t>SHOULD NOT be singular or nearly singular</w:t>
      </w:r>
      <w:r w:rsidR="009A3422">
        <w:t xml:space="preserve">. </w:t>
      </w:r>
    </w:p>
    <w:p w14:paraId="267BEA06" w14:textId="006A7FBA" w:rsidR="003F72A1" w:rsidRDefault="0007436B" w:rsidP="003F72A1">
      <w:r>
        <w:rPr>
          <w:noProof/>
        </w:rPr>
        <mc:AlternateContent>
          <mc:Choice Requires="wpg">
            <w:drawing>
              <wp:anchor distT="0" distB="0" distL="114300" distR="114300" simplePos="0" relativeHeight="251658241" behindDoc="0" locked="0" layoutInCell="1" allowOverlap="1" wp14:anchorId="78155F77" wp14:editId="73789FC1">
                <wp:simplePos x="0" y="0"/>
                <wp:positionH relativeFrom="column">
                  <wp:posOffset>102235</wp:posOffset>
                </wp:positionH>
                <wp:positionV relativeFrom="paragraph">
                  <wp:posOffset>887730</wp:posOffset>
                </wp:positionV>
                <wp:extent cx="85725" cy="723265"/>
                <wp:effectExtent l="19050" t="19050" r="28575" b="19685"/>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23265"/>
                          <a:chOff x="0" y="0"/>
                          <a:chExt cx="85725" cy="723331"/>
                        </a:xfrm>
                      </wpg:grpSpPr>
                      <wps:wsp>
                        <wps:cNvPr id="37" name="Straight Connector 37"/>
                        <wps:cNvCnPr/>
                        <wps:spPr>
                          <a:xfrm>
                            <a:off x="6824" y="0"/>
                            <a:ext cx="0" cy="72333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0" y="6824"/>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716507"/>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5DCEF1E" id="Group 96" o:spid="_x0000_s1026" style="position:absolute;margin-left:8.05pt;margin-top:69.9pt;width:6.75pt;height:56.95pt;z-index:251658241" coordsize="857,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">
                <v:line id="Straight Connector 37" o:spid="_x0000_s1027" style="position:absolute;visibility:visible;mso-wrap-style:square" from="68,0" to="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" strokecolor="black [3213]" strokeweight="2.25pt"/>
                <v:line id="Straight Connector 41" o:spid="_x0000_s1028" style="position:absolute;visibility:visible;mso-wrap-style:square" from="0,68" to="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" strokecolor="black [3213]" strokeweight="2.25pt"/>
                <v:line id="Straight Connector 72" o:spid="_x0000_s1029" style="position:absolute;visibility:visible;mso-wrap-style:square" from="0,7165" to="857,7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" strokecolor="black [3213]" strokeweight="2.25pt"/>
              </v:group>
            </w:pict>
          </mc:Fallback>
        </mc:AlternateContent>
      </w:r>
      <w:r>
        <w:rPr>
          <w:noProof/>
        </w:rPr>
        <mc:AlternateContent>
          <mc:Choice Requires="wpg">
            <w:drawing>
              <wp:anchor distT="0" distB="0" distL="114300" distR="114300" simplePos="0" relativeHeight="251658242" behindDoc="0" locked="0" layoutInCell="1" allowOverlap="1" wp14:anchorId="66FC52BC" wp14:editId="6E1D3CEB">
                <wp:simplePos x="0" y="0"/>
                <wp:positionH relativeFrom="column">
                  <wp:posOffset>1543685</wp:posOffset>
                </wp:positionH>
                <wp:positionV relativeFrom="paragraph">
                  <wp:posOffset>882015</wp:posOffset>
                </wp:positionV>
                <wp:extent cx="85725" cy="729615"/>
                <wp:effectExtent l="0" t="19050" r="28575" b="32385"/>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29615"/>
                          <a:chOff x="0" y="0"/>
                          <a:chExt cx="85725" cy="730089"/>
                        </a:xfrm>
                      </wpg:grpSpPr>
                      <wps:wsp>
                        <wps:cNvPr id="73" name="Straight Connector 73"/>
                        <wps:cNvCnPr/>
                        <wps:spPr>
                          <a:xfrm>
                            <a:off x="81886" y="0"/>
                            <a:ext cx="0" cy="73008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0" y="6824"/>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0" y="723331"/>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47E5C87" id="Group 97" o:spid="_x0000_s1026" style="position:absolute;margin-left:121.55pt;margin-top:69.45pt;width:6.75pt;height:57.45pt;z-index:251658242" coordsize="857,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">
                <v:line id="Straight Connector 73" o:spid="_x0000_s1027" style="position:absolute;visibility:visible;mso-wrap-style:square" from="818,0" to="818,7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" strokecolor="black [3213]" strokeweight="2.25pt"/>
                <v:line id="Straight Connector 75" o:spid="_x0000_s1028" style="position:absolute;visibility:visible;mso-wrap-style:square" from="0,68" to="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" strokecolor="black [3213]" strokeweight="2.25pt"/>
                <v:line id="Straight Connector 76" o:spid="_x0000_s1029" style="position:absolute;visibility:visible;mso-wrap-style:square" from="0,7233" to="857,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" strokecolor="black [3213]" strokeweight="2.25pt"/>
              </v:group>
            </w:pict>
          </mc:Fallback>
        </mc:AlternateContent>
      </w:r>
      <w:r w:rsidR="003F72A1">
        <w:t>Transforms are of the form, where only the first 3 column values are specified. The last column</w:t>
      </w:r>
      <w:r w:rsidR="00092779">
        <w:t xml:space="preserve"> is never provided, and has the fixed values 0.0, 0.0, 0.0, 1.0. When specified as an attribute value, matrices have the form “m00 m01 m02 m10 m11 m12 m20 m21 m22 m30 m31 m32” where each value is a decimal number</w:t>
      </w:r>
      <w:r w:rsidR="00EC7AB7">
        <w:t xml:space="preserve"> of arbitrary precision</w:t>
      </w:r>
      <w:r w:rsidR="00092779">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615"/>
        <w:gridCol w:w="615"/>
        <w:gridCol w:w="498"/>
      </w:tblGrid>
      <w:tr w:rsidR="003F72A1" w14:paraId="61024495" w14:textId="77777777">
        <w:tc>
          <w:tcPr>
            <w:tcW w:w="0" w:type="auto"/>
          </w:tcPr>
          <w:p w14:paraId="7ACDA252" w14:textId="77777777" w:rsidR="003F72A1" w:rsidRDefault="003F72A1" w:rsidP="00A77EDA">
            <w:r>
              <w:t>m00</w:t>
            </w:r>
          </w:p>
        </w:tc>
        <w:tc>
          <w:tcPr>
            <w:tcW w:w="0" w:type="auto"/>
          </w:tcPr>
          <w:p w14:paraId="3DD92232" w14:textId="77777777" w:rsidR="003F72A1" w:rsidRDefault="003F72A1" w:rsidP="00A77EDA">
            <w:r>
              <w:t>m01</w:t>
            </w:r>
          </w:p>
        </w:tc>
        <w:tc>
          <w:tcPr>
            <w:tcW w:w="0" w:type="auto"/>
          </w:tcPr>
          <w:p w14:paraId="4E019C20" w14:textId="77777777" w:rsidR="003F72A1" w:rsidRDefault="003F72A1" w:rsidP="00A77EDA">
            <w:r>
              <w:t>m02</w:t>
            </w:r>
          </w:p>
        </w:tc>
        <w:tc>
          <w:tcPr>
            <w:tcW w:w="0" w:type="auto"/>
          </w:tcPr>
          <w:p w14:paraId="2ECF47CD" w14:textId="77777777" w:rsidR="003F72A1" w:rsidRPr="00092779" w:rsidRDefault="003F72A1" w:rsidP="00A77EDA">
            <w:pPr>
              <w:rPr>
                <w:b/>
              </w:rPr>
            </w:pPr>
            <w:r w:rsidRPr="00092779">
              <w:rPr>
                <w:b/>
              </w:rPr>
              <w:t>0.0</w:t>
            </w:r>
          </w:p>
        </w:tc>
      </w:tr>
      <w:tr w:rsidR="003F72A1" w14:paraId="51A0D904" w14:textId="77777777">
        <w:tc>
          <w:tcPr>
            <w:tcW w:w="0" w:type="auto"/>
          </w:tcPr>
          <w:p w14:paraId="2F0E026A" w14:textId="77777777" w:rsidR="003F72A1" w:rsidRDefault="003F72A1" w:rsidP="00A77EDA">
            <w:r>
              <w:t>m10</w:t>
            </w:r>
          </w:p>
        </w:tc>
        <w:tc>
          <w:tcPr>
            <w:tcW w:w="0" w:type="auto"/>
          </w:tcPr>
          <w:p w14:paraId="477F60C4" w14:textId="77777777" w:rsidR="003F72A1" w:rsidRDefault="003F72A1" w:rsidP="00A77EDA">
            <w:r>
              <w:t>m11</w:t>
            </w:r>
          </w:p>
        </w:tc>
        <w:tc>
          <w:tcPr>
            <w:tcW w:w="0" w:type="auto"/>
          </w:tcPr>
          <w:p w14:paraId="7CB02B3F" w14:textId="77777777" w:rsidR="003F72A1" w:rsidRDefault="003F72A1" w:rsidP="00A77EDA">
            <w:r>
              <w:t>m12</w:t>
            </w:r>
          </w:p>
        </w:tc>
        <w:tc>
          <w:tcPr>
            <w:tcW w:w="0" w:type="auto"/>
          </w:tcPr>
          <w:p w14:paraId="0D780D3F" w14:textId="77777777" w:rsidR="003F72A1" w:rsidRPr="00092779" w:rsidRDefault="003F72A1" w:rsidP="00A77EDA">
            <w:pPr>
              <w:rPr>
                <w:b/>
              </w:rPr>
            </w:pPr>
            <w:r w:rsidRPr="00092779">
              <w:rPr>
                <w:b/>
              </w:rPr>
              <w:t>0.0</w:t>
            </w:r>
          </w:p>
        </w:tc>
      </w:tr>
      <w:tr w:rsidR="003F72A1" w14:paraId="3CE40787" w14:textId="77777777">
        <w:tc>
          <w:tcPr>
            <w:tcW w:w="0" w:type="auto"/>
          </w:tcPr>
          <w:p w14:paraId="22B251F6" w14:textId="77777777" w:rsidR="003F72A1" w:rsidRDefault="003F72A1" w:rsidP="00A77EDA">
            <w:r>
              <w:t>m20</w:t>
            </w:r>
          </w:p>
        </w:tc>
        <w:tc>
          <w:tcPr>
            <w:tcW w:w="0" w:type="auto"/>
          </w:tcPr>
          <w:p w14:paraId="2DFF063C" w14:textId="77777777" w:rsidR="003F72A1" w:rsidRDefault="003F72A1" w:rsidP="00A77EDA">
            <w:r>
              <w:t>m21</w:t>
            </w:r>
          </w:p>
        </w:tc>
        <w:tc>
          <w:tcPr>
            <w:tcW w:w="0" w:type="auto"/>
          </w:tcPr>
          <w:p w14:paraId="2B9F0AA8" w14:textId="77777777" w:rsidR="003F72A1" w:rsidRDefault="003F72A1" w:rsidP="00A77EDA">
            <w:r>
              <w:t>m22</w:t>
            </w:r>
          </w:p>
        </w:tc>
        <w:tc>
          <w:tcPr>
            <w:tcW w:w="0" w:type="auto"/>
          </w:tcPr>
          <w:p w14:paraId="0F68A73A" w14:textId="77777777" w:rsidR="003F72A1" w:rsidRPr="00092779" w:rsidRDefault="003F72A1" w:rsidP="00A77EDA">
            <w:pPr>
              <w:rPr>
                <w:b/>
              </w:rPr>
            </w:pPr>
            <w:r w:rsidRPr="00092779">
              <w:rPr>
                <w:b/>
              </w:rPr>
              <w:t>0.0</w:t>
            </w:r>
          </w:p>
        </w:tc>
      </w:tr>
      <w:tr w:rsidR="003F72A1" w14:paraId="125332A1" w14:textId="77777777">
        <w:tc>
          <w:tcPr>
            <w:tcW w:w="0" w:type="auto"/>
          </w:tcPr>
          <w:p w14:paraId="1301AD5F" w14:textId="77777777" w:rsidR="003F72A1" w:rsidRDefault="003F72A1" w:rsidP="00A77EDA">
            <w:r>
              <w:t>m30</w:t>
            </w:r>
          </w:p>
        </w:tc>
        <w:tc>
          <w:tcPr>
            <w:tcW w:w="0" w:type="auto"/>
          </w:tcPr>
          <w:p w14:paraId="4264DB7F" w14:textId="77777777" w:rsidR="003F72A1" w:rsidRDefault="003F72A1" w:rsidP="00A77EDA">
            <w:r>
              <w:t>m31</w:t>
            </w:r>
          </w:p>
        </w:tc>
        <w:tc>
          <w:tcPr>
            <w:tcW w:w="0" w:type="auto"/>
          </w:tcPr>
          <w:p w14:paraId="324563A4" w14:textId="77777777" w:rsidR="003F72A1" w:rsidRDefault="003F72A1" w:rsidP="00A77EDA">
            <w:r>
              <w:t>m32</w:t>
            </w:r>
          </w:p>
        </w:tc>
        <w:tc>
          <w:tcPr>
            <w:tcW w:w="0" w:type="auto"/>
          </w:tcPr>
          <w:p w14:paraId="2B0C4F84" w14:textId="77777777" w:rsidR="003F72A1" w:rsidRPr="00092779" w:rsidRDefault="003F72A1" w:rsidP="00A77EDA">
            <w:pPr>
              <w:rPr>
                <w:b/>
              </w:rPr>
            </w:pPr>
            <w:r w:rsidRPr="00092779">
              <w:rPr>
                <w:b/>
              </w:rPr>
              <w:t>1.0</w:t>
            </w:r>
          </w:p>
        </w:tc>
      </w:tr>
    </w:tbl>
    <w:p w14:paraId="1CC9FC65" w14:textId="77777777" w:rsidR="003F72A1" w:rsidRDefault="003F72A1" w:rsidP="0037038E"/>
    <w:p w14:paraId="0BE4611F" w14:textId="6C9FEAF5" w:rsidR="00CC0323" w:rsidRDefault="00CC0323" w:rsidP="0037038E">
      <w:r>
        <w:t xml:space="preserve">After applying </w:t>
      </w:r>
      <w:r w:rsidR="00961575">
        <w:t>all</w:t>
      </w:r>
      <w:r>
        <w:t xml:space="preserve"> transform</w:t>
      </w:r>
      <w:r w:rsidR="00961575">
        <w:t>s</w:t>
      </w:r>
      <w:r>
        <w:t xml:space="preserve"> to an object, the </w:t>
      </w:r>
      <w:r w:rsidR="00961575">
        <w:t>model</w:t>
      </w:r>
      <w:r w:rsidR="00DF55E0">
        <w:t xml:space="preserve"> SHOULD</w:t>
      </w:r>
      <w:r>
        <w:t xml:space="preserve"> have </w:t>
      </w:r>
      <w:r w:rsidR="00961575">
        <w:t xml:space="preserve">positive </w:t>
      </w:r>
      <w:r>
        <w:t xml:space="preserve">volume and </w:t>
      </w:r>
      <w:r w:rsidR="00843607">
        <w:t>SHOULD</w:t>
      </w:r>
      <w:r>
        <w:t xml:space="preserve"> be located in the positive octant of the coordinate space.</w:t>
      </w:r>
    </w:p>
    <w:p w14:paraId="1887C266" w14:textId="6347ED4A" w:rsidR="00FF5E70" w:rsidRDefault="00FF5E70" w:rsidP="00FF5E70">
      <w:pPr>
        <w:pStyle w:val="Heading2"/>
        <w:numPr>
          <w:ilvl w:val="1"/>
          <w:numId w:val="47"/>
        </w:numPr>
      </w:pPr>
      <w:bookmarkStart w:id="347" w:name="_Toc494964941"/>
      <w:bookmarkStart w:id="348" w:name="_Toc444090306"/>
      <w:r>
        <w:lastRenderedPageBreak/>
        <w:t>Model</w:t>
      </w:r>
      <w:bookmarkEnd w:id="347"/>
      <w:bookmarkEnd w:id="348"/>
    </w:p>
    <w:p w14:paraId="55DA952A" w14:textId="10B2ADBB" w:rsidR="008B04FC" w:rsidRPr="004C5F54" w:rsidRDefault="008B47CA" w:rsidP="004C5F54">
      <w:pPr>
        <w:keepNext/>
        <w:spacing w:after="0"/>
      </w:pPr>
      <w:r w:rsidRPr="004C5F54">
        <w:rPr>
          <w:i/>
        </w:rPr>
        <w:t>Figure 3-</w:t>
      </w:r>
      <w:r w:rsidR="00FF5E70" w:rsidRPr="004C5F54">
        <w:rPr>
          <w:i/>
        </w:rPr>
        <w:t>2</w:t>
      </w:r>
      <w:r w:rsidRPr="004C5F54">
        <w:rPr>
          <w:i/>
        </w:rPr>
        <w:t xml:space="preserve">: </w:t>
      </w:r>
      <w:r w:rsidR="008B04FC" w:rsidRPr="004C5F54">
        <w:rPr>
          <w:i/>
        </w:rPr>
        <w:t>Overview of m</w:t>
      </w:r>
      <w:r w:rsidRPr="004C5F54">
        <w:rPr>
          <w:i/>
        </w:rPr>
        <w:t>odel XML structure of 3MF</w:t>
      </w:r>
    </w:p>
    <w:p w14:paraId="3D995B9A" w14:textId="3827A870" w:rsidR="008B04FC" w:rsidRDefault="009D5F3F" w:rsidP="008B04FC">
      <w:r>
        <w:rPr>
          <w:noProof/>
        </w:rPr>
        <w:drawing>
          <wp:inline distT="0" distB="0" distL="0" distR="0" wp14:anchorId="6BF72FFC" wp14:editId="2254A325">
            <wp:extent cx="5436909" cy="7278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12">
                      <a:extLst>
                        <a:ext uri="{28A0092B-C50C-407E-A947-70E740481C1C}">
                          <a14:useLocalDpi xmlns:a14="http://schemas.microsoft.com/office/drawing/2010/main" val="0"/>
                        </a:ext>
                      </a:extLst>
                    </a:blip>
                    <a:stretch>
                      <a:fillRect/>
                    </a:stretch>
                  </pic:blipFill>
                  <pic:spPr>
                    <a:xfrm>
                      <a:off x="0" y="0"/>
                      <a:ext cx="5436909" cy="7278966"/>
                    </a:xfrm>
                    <a:prstGeom prst="rect">
                      <a:avLst/>
                    </a:prstGeom>
                  </pic:spPr>
                </pic:pic>
              </a:graphicData>
            </a:graphic>
          </wp:inline>
        </w:drawing>
      </w:r>
    </w:p>
    <w:p w14:paraId="3F5BF9A3" w14:textId="77777777" w:rsidR="00907139" w:rsidRPr="008B04FC" w:rsidRDefault="00907139" w:rsidP="008B04FC">
      <w:r>
        <w:lastRenderedPageBreak/>
        <w:t xml:space="preserve">This XML specification is designed to be used with a simple, forward only parser, and the element ordering defined supports this. Producers MUST define each element prior to referencing </w:t>
      </w:r>
      <w:r w:rsidR="005D1DF4">
        <w:t>it elsewhere in the document, unless specifically allowed by an extension.</w:t>
      </w:r>
    </w:p>
    <w:p w14:paraId="4684C21F" w14:textId="77777777" w:rsidR="005F6239" w:rsidRPr="005F6239" w:rsidRDefault="005F6239" w:rsidP="00383060">
      <w:pPr>
        <w:keepNext/>
        <w:rPr>
          <w:b/>
        </w:rPr>
      </w:pPr>
      <w:r w:rsidRPr="005F6239">
        <w:t>Element</w:t>
      </w:r>
      <w:r w:rsidRPr="005F6239">
        <w:rPr>
          <w:b/>
        </w:rPr>
        <w:t xml:space="preserve"> &lt;model&gt;</w:t>
      </w:r>
    </w:p>
    <w:tbl>
      <w:tblPr>
        <w:tblW w:w="4999" w:type="pct"/>
        <w:tblLook w:val="0000" w:firstRow="0" w:lastRow="0" w:firstColumn="0" w:lastColumn="0" w:noHBand="0" w:noVBand="0"/>
      </w:tblPr>
      <w:tblGrid>
        <w:gridCol w:w="935"/>
        <w:gridCol w:w="8413"/>
      </w:tblGrid>
      <w:tr w:rsidR="00FE14F4" w:rsidRPr="0077514A" w14:paraId="1C5F3873" w14:textId="77777777">
        <w:tc>
          <w:tcPr>
            <w:tcW w:w="490" w:type="pct"/>
            <w:tcBorders>
              <w:top w:val="single" w:sz="4" w:space="0" w:color="auto"/>
              <w:left w:val="single" w:sz="4" w:space="0" w:color="auto"/>
              <w:bottom w:val="single" w:sz="4" w:space="0" w:color="auto"/>
              <w:right w:val="single" w:sz="4" w:space="0" w:color="auto"/>
            </w:tcBorders>
          </w:tcPr>
          <w:p w14:paraId="6E180C48" w14:textId="77777777" w:rsidR="00FE14F4" w:rsidRPr="0077514A" w:rsidRDefault="00FE14F4" w:rsidP="000934DE">
            <w:pPr>
              <w:widowControl w:val="0"/>
              <w:autoSpaceDE w:val="0"/>
              <w:autoSpaceDN w:val="0"/>
              <w:adjustRightInd w:val="0"/>
              <w:spacing w:before="75" w:after="75" w:line="240" w:lineRule="auto"/>
              <w:rPr>
                <w:rFonts w:ascii="Arial" w:hAnsi="Arial" w:cs="Arial"/>
                <w:sz w:val="24"/>
                <w:szCs w:val="24"/>
              </w:rPr>
            </w:pPr>
            <w:r w:rsidRPr="0077514A">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B9C0B03" w14:textId="1C55ED6C" w:rsidR="00FE14F4" w:rsidRPr="0077514A" w:rsidRDefault="0001515B" w:rsidP="004C035C">
            <w:pPr>
              <w:widowControl w:val="0"/>
              <w:autoSpaceDE w:val="0"/>
              <w:autoSpaceDN w:val="0"/>
              <w:adjustRightInd w:val="0"/>
              <w:spacing w:before="75" w:after="75" w:line="240" w:lineRule="auto"/>
              <w:rPr>
                <w:rFonts w:ascii="Arial" w:hAnsi="Arial" w:cs="Arial"/>
                <w:sz w:val="24"/>
                <w:szCs w:val="24"/>
              </w:rPr>
            </w:pPr>
            <w:del w:id="349" w:author="Author">
              <w:r w:rsidDel="00E6446A">
                <w:rPr>
                  <w:rFonts w:ascii="Arial" w:hAnsi="Arial" w:cs="Arial"/>
                  <w:noProof/>
                  <w:sz w:val="24"/>
                  <w:szCs w:val="24"/>
                </w:rPr>
                <w:drawing>
                  <wp:inline distT="0" distB="0" distL="0" distR="0" wp14:anchorId="094D4867" wp14:editId="0E85D289">
                    <wp:extent cx="3657600" cy="266913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XS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57600" cy="2669130"/>
                            </a:xfrm>
                            <a:prstGeom prst="rect">
                              <a:avLst/>
                            </a:prstGeom>
                            <a:noFill/>
                            <a:ln>
                              <a:noFill/>
                            </a:ln>
                          </pic:spPr>
                        </pic:pic>
                      </a:graphicData>
                    </a:graphic>
                  </wp:inline>
                </w:drawing>
              </w:r>
            </w:del>
            <w:ins w:id="350" w:author="Author">
              <w:r w:rsidR="00E6446A">
                <w:rPr>
                  <w:noProof/>
                </w:rPr>
                <w:drawing>
                  <wp:inline distT="0" distB="0" distL="0" distR="0" wp14:anchorId="27820DB2" wp14:editId="435427C0">
                    <wp:extent cx="37433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2924175"/>
                            </a:xfrm>
                            <a:prstGeom prst="rect">
                              <a:avLst/>
                            </a:prstGeom>
                          </pic:spPr>
                        </pic:pic>
                      </a:graphicData>
                    </a:graphic>
                  </wp:inline>
                </w:drawing>
              </w:r>
            </w:ins>
          </w:p>
        </w:tc>
      </w:tr>
      <w:tr w:rsidR="00FE14F4" w:rsidRPr="0077514A" w14:paraId="7E1EDC6D" w14:textId="77777777">
        <w:tc>
          <w:tcPr>
            <w:tcW w:w="490" w:type="pct"/>
            <w:tcBorders>
              <w:top w:val="single" w:sz="4" w:space="0" w:color="auto"/>
              <w:left w:val="single" w:sz="4" w:space="0" w:color="auto"/>
              <w:bottom w:val="single" w:sz="4" w:space="0" w:color="auto"/>
              <w:right w:val="single" w:sz="4" w:space="0" w:color="auto"/>
            </w:tcBorders>
          </w:tcPr>
          <w:p w14:paraId="0C055CC3" w14:textId="77777777" w:rsidR="00FE14F4" w:rsidRPr="0077514A" w:rsidRDefault="00FE14F4" w:rsidP="000934DE">
            <w:pPr>
              <w:widowControl w:val="0"/>
              <w:tabs>
                <w:tab w:val="right" w:pos="820"/>
              </w:tabs>
              <w:autoSpaceDE w:val="0"/>
              <w:autoSpaceDN w:val="0"/>
              <w:adjustRightInd w:val="0"/>
              <w:spacing w:before="75" w:after="75" w:line="240" w:lineRule="auto"/>
              <w:ind w:right="-101"/>
              <w:rPr>
                <w:rFonts w:ascii="Arial" w:hAnsi="Arial" w:cs="Arial"/>
                <w:sz w:val="24"/>
                <w:szCs w:val="24"/>
              </w:rPr>
            </w:pPr>
            <w:r w:rsidRPr="0077514A">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568"/>
              <w:gridCol w:w="1506"/>
              <w:gridCol w:w="501"/>
              <w:gridCol w:w="901"/>
              <w:gridCol w:w="608"/>
              <w:gridCol w:w="3111"/>
              <w:tblGridChange w:id="351">
                <w:tblGrid>
                  <w:gridCol w:w="1568"/>
                  <w:gridCol w:w="1151"/>
                  <w:gridCol w:w="355"/>
                  <w:gridCol w:w="147"/>
                  <w:gridCol w:w="354"/>
                  <w:gridCol w:w="547"/>
                  <w:gridCol w:w="354"/>
                  <w:gridCol w:w="254"/>
                  <w:gridCol w:w="354"/>
                  <w:gridCol w:w="3111"/>
                </w:tblGrid>
              </w:tblGridChange>
            </w:tblGrid>
            <w:tr w:rsidR="00FE14F4" w:rsidRPr="0077514A" w14:paraId="276EF1AC" w14:textId="77777777" w:rsidTr="00A12E9C">
              <w:tc>
                <w:tcPr>
                  <w:tcW w:w="957" w:type="pct"/>
                </w:tcPr>
                <w:p w14:paraId="44C4552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Name  </w:t>
                  </w:r>
                </w:p>
              </w:tc>
              <w:tc>
                <w:tcPr>
                  <w:tcW w:w="702" w:type="pct"/>
                </w:tcPr>
                <w:p w14:paraId="3B043288"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Type  </w:t>
                  </w:r>
                </w:p>
              </w:tc>
              <w:tc>
                <w:tcPr>
                  <w:tcW w:w="306" w:type="pct"/>
                </w:tcPr>
                <w:p w14:paraId="2B135211"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Use  </w:t>
                  </w:r>
                </w:p>
              </w:tc>
              <w:tc>
                <w:tcPr>
                  <w:tcW w:w="550" w:type="pct"/>
                </w:tcPr>
                <w:p w14:paraId="1F4014A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Default  </w:t>
                  </w:r>
                </w:p>
              </w:tc>
              <w:tc>
                <w:tcPr>
                  <w:tcW w:w="371" w:type="pct"/>
                </w:tcPr>
                <w:p w14:paraId="7865AA53"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Fixed  </w:t>
                  </w:r>
                </w:p>
              </w:tc>
              <w:tc>
                <w:tcPr>
                  <w:tcW w:w="2114" w:type="pct"/>
                </w:tcPr>
                <w:p w14:paraId="6F4439E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Annotation</w:t>
                  </w:r>
                </w:p>
              </w:tc>
            </w:tr>
            <w:tr w:rsidR="00FE14F4" w:rsidRPr="0077514A" w14:paraId="10C9A165" w14:textId="77777777" w:rsidTr="00A12E9C">
              <w:tc>
                <w:tcPr>
                  <w:tcW w:w="957" w:type="pct"/>
                  <w:tcBorders>
                    <w:bottom w:val="single" w:sz="4" w:space="0" w:color="auto"/>
                  </w:tcBorders>
                </w:tcPr>
                <w:p w14:paraId="663A0C5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unit  </w:t>
                  </w:r>
                </w:p>
              </w:tc>
              <w:tc>
                <w:tcPr>
                  <w:tcW w:w="702" w:type="pct"/>
                  <w:tcBorders>
                    <w:bottom w:val="single" w:sz="4" w:space="0" w:color="auto"/>
                  </w:tcBorders>
                </w:tcPr>
                <w:p w14:paraId="5BF8D3B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b/>
                      <w:bCs/>
                      <w:color w:val="000000"/>
                      <w:sz w:val="16"/>
                      <w:szCs w:val="16"/>
                    </w:rPr>
                    <w:t>ST_Unit</w:t>
                  </w:r>
                  <w:r w:rsidRPr="0077514A">
                    <w:rPr>
                      <w:rFonts w:ascii="Arial" w:hAnsi="Arial" w:cs="Arial"/>
                      <w:color w:val="000000"/>
                      <w:sz w:val="16"/>
                      <w:szCs w:val="16"/>
                    </w:rPr>
                    <w:t xml:space="preserve">  </w:t>
                  </w:r>
                </w:p>
              </w:tc>
              <w:tc>
                <w:tcPr>
                  <w:tcW w:w="306" w:type="pct"/>
                  <w:tcBorders>
                    <w:bottom w:val="single" w:sz="4" w:space="0" w:color="auto"/>
                  </w:tcBorders>
                </w:tcPr>
                <w:p w14:paraId="73DF6A26"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  </w:t>
                  </w:r>
                </w:p>
              </w:tc>
              <w:tc>
                <w:tcPr>
                  <w:tcW w:w="550" w:type="pct"/>
                  <w:tcBorders>
                    <w:bottom w:val="single" w:sz="4" w:space="0" w:color="auto"/>
                  </w:tcBorders>
                </w:tcPr>
                <w:p w14:paraId="5CF81D01" w14:textId="77777777" w:rsidR="00FE14F4" w:rsidRPr="0077514A" w:rsidRDefault="004C154E" w:rsidP="00A12E9C">
                  <w:pPr>
                    <w:keepLines/>
                    <w:widowControl w:val="0"/>
                    <w:autoSpaceDE w:val="0"/>
                    <w:autoSpaceDN w:val="0"/>
                    <w:adjustRightInd w:val="0"/>
                    <w:spacing w:before="120" w:after="120" w:line="240" w:lineRule="auto"/>
                    <w:rPr>
                      <w:rFonts w:ascii="Arial" w:hAnsi="Arial" w:cs="Arial"/>
                      <w:sz w:val="24"/>
                      <w:szCs w:val="24"/>
                    </w:rPr>
                  </w:pPr>
                  <w:r>
                    <w:rPr>
                      <w:rFonts w:ascii="Arial" w:hAnsi="Arial" w:cs="Arial"/>
                      <w:color w:val="000000"/>
                      <w:sz w:val="16"/>
                      <w:szCs w:val="16"/>
                    </w:rPr>
                    <w:t>millimeter</w:t>
                  </w:r>
                  <w:r w:rsidR="00FE14F4" w:rsidRPr="0077514A">
                    <w:rPr>
                      <w:rFonts w:ascii="Arial" w:hAnsi="Arial" w:cs="Arial"/>
                      <w:color w:val="000000"/>
                      <w:sz w:val="16"/>
                      <w:szCs w:val="16"/>
                    </w:rPr>
                    <w:t xml:space="preserve">  </w:t>
                  </w:r>
                </w:p>
              </w:tc>
              <w:tc>
                <w:tcPr>
                  <w:tcW w:w="371" w:type="pct"/>
                  <w:tcBorders>
                    <w:bottom w:val="single" w:sz="4" w:space="0" w:color="auto"/>
                  </w:tcBorders>
                </w:tcPr>
                <w:p w14:paraId="357D8A1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  </w:t>
                  </w:r>
                </w:p>
              </w:tc>
              <w:tc>
                <w:tcPr>
                  <w:tcW w:w="2114" w:type="pct"/>
                  <w:tcBorders>
                    <w:bottom w:val="single" w:sz="4" w:space="0" w:color="auto"/>
                  </w:tcBorders>
                </w:tcPr>
                <w:p w14:paraId="2C27E003" w14:textId="77777777" w:rsidR="00FE14F4" w:rsidRPr="0077514A" w:rsidRDefault="005F6239" w:rsidP="00A12E9C">
                  <w:pPr>
                    <w:keepLines/>
                    <w:widowControl w:val="0"/>
                    <w:autoSpaceDE w:val="0"/>
                    <w:autoSpaceDN w:val="0"/>
                    <w:adjustRightInd w:val="0"/>
                    <w:spacing w:before="120" w:after="120" w:line="240" w:lineRule="auto"/>
                    <w:rPr>
                      <w:rFonts w:ascii="Arial" w:hAnsi="Arial" w:cs="Arial"/>
                      <w:sz w:val="24"/>
                      <w:szCs w:val="24"/>
                    </w:rPr>
                  </w:pPr>
                  <w:r>
                    <w:rPr>
                      <w:rFonts w:ascii="Arial" w:hAnsi="Arial" w:cs="Arial"/>
                      <w:color w:val="000000"/>
                      <w:sz w:val="16"/>
                      <w:szCs w:val="16"/>
                    </w:rPr>
                    <w:t>Specifies the unit used to interpret all vertices</w:t>
                  </w:r>
                  <w:r w:rsidR="007F3489">
                    <w:rPr>
                      <w:rFonts w:ascii="Arial" w:hAnsi="Arial" w:cs="Arial"/>
                      <w:color w:val="000000"/>
                      <w:sz w:val="16"/>
                      <w:szCs w:val="16"/>
                    </w:rPr>
                    <w:t>, locations, or measurements</w:t>
                  </w:r>
                  <w:r>
                    <w:rPr>
                      <w:rFonts w:ascii="Arial" w:hAnsi="Arial" w:cs="Arial"/>
                      <w:color w:val="000000"/>
                      <w:sz w:val="16"/>
                      <w:szCs w:val="16"/>
                    </w:rPr>
                    <w:t xml:space="preserve"> in the model.</w:t>
                  </w:r>
                  <w:r w:rsidR="00FE14F4" w:rsidRPr="0077514A">
                    <w:rPr>
                      <w:rFonts w:ascii="Arial" w:hAnsi="Arial" w:cs="Arial"/>
                      <w:color w:val="000000"/>
                      <w:sz w:val="16"/>
                      <w:szCs w:val="16"/>
                    </w:rPr>
                    <w:t xml:space="preserve"> </w:t>
                  </w:r>
                  <w:r>
                    <w:rPr>
                      <w:rFonts w:ascii="Arial" w:hAnsi="Arial" w:cs="Arial"/>
                      <w:color w:val="000000"/>
                      <w:sz w:val="16"/>
                      <w:szCs w:val="16"/>
                    </w:rPr>
                    <w:t xml:space="preserve">Valid values are micron, millimeter, centimeter, inch, foot, and meter. </w:t>
                  </w:r>
                </w:p>
              </w:tc>
            </w:tr>
            <w:tr w:rsidR="002A6122" w:rsidRPr="0077514A" w14:paraId="0612DE19" w14:textId="77777777" w:rsidTr="00A12E9C">
              <w:trPr>
                <w:trHeight w:val="872"/>
              </w:trPr>
              <w:tc>
                <w:tcPr>
                  <w:tcW w:w="957" w:type="pct"/>
                  <w:tcBorders>
                    <w:top w:val="single" w:sz="4" w:space="0" w:color="auto"/>
                  </w:tcBorders>
                </w:tcPr>
                <w:p w14:paraId="39DD6EB9" w14:textId="6746FBF6"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lastRenderedPageBreak/>
                    <w:t xml:space="preserve">xml:lang  </w:t>
                  </w:r>
                </w:p>
              </w:tc>
              <w:tc>
                <w:tcPr>
                  <w:tcW w:w="702" w:type="pct"/>
                  <w:tcBorders>
                    <w:top w:val="single" w:sz="4" w:space="0" w:color="auto"/>
                  </w:tcBorders>
                </w:tcPr>
                <w:p w14:paraId="7EED781C" w14:textId="293CF545" w:rsidR="002A6122" w:rsidRDefault="002A6122" w:rsidP="00A12E9C">
                  <w:pPr>
                    <w:keepLines/>
                    <w:widowControl w:val="0"/>
                    <w:autoSpaceDE w:val="0"/>
                    <w:autoSpaceDN w:val="0"/>
                    <w:adjustRightInd w:val="0"/>
                    <w:spacing w:before="120" w:after="120" w:line="240" w:lineRule="auto"/>
                    <w:rPr>
                      <w:rFonts w:ascii="Arial" w:hAnsi="Arial" w:cs="Arial"/>
                      <w:b/>
                      <w:bCs/>
                      <w:color w:val="000000"/>
                      <w:sz w:val="16"/>
                      <w:szCs w:val="16"/>
                    </w:rPr>
                  </w:pPr>
                  <w:r>
                    <w:rPr>
                      <w:rFonts w:ascii="Arial" w:hAnsi="Arial" w:cs="Arial"/>
                      <w:b/>
                      <w:bCs/>
                      <w:color w:val="000000"/>
                      <w:sz w:val="16"/>
                      <w:szCs w:val="16"/>
                    </w:rPr>
                    <w:t>x</w:t>
                  </w:r>
                  <w:r w:rsidRPr="007324C1">
                    <w:rPr>
                      <w:rFonts w:ascii="Arial" w:hAnsi="Arial" w:cs="Arial"/>
                      <w:b/>
                      <w:bCs/>
                      <w:color w:val="000000"/>
                      <w:sz w:val="16"/>
                      <w:szCs w:val="16"/>
                    </w:rPr>
                    <w:t>s:language</w:t>
                  </w:r>
                </w:p>
              </w:tc>
              <w:tc>
                <w:tcPr>
                  <w:tcW w:w="306" w:type="pct"/>
                  <w:tcBorders>
                    <w:top w:val="single" w:sz="4" w:space="0" w:color="auto"/>
                  </w:tcBorders>
                </w:tcPr>
                <w:p w14:paraId="7725C041" w14:textId="229A16EF"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550" w:type="pct"/>
                  <w:tcBorders>
                    <w:top w:val="single" w:sz="4" w:space="0" w:color="auto"/>
                  </w:tcBorders>
                </w:tcPr>
                <w:p w14:paraId="7E4D8801" w14:textId="0C6E9184"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371" w:type="pct"/>
                  <w:tcBorders>
                    <w:top w:val="single" w:sz="4" w:space="0" w:color="auto"/>
                  </w:tcBorders>
                </w:tcPr>
                <w:p w14:paraId="7F677B15" w14:textId="08D11B65"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2114" w:type="pct"/>
                  <w:tcBorders>
                    <w:top w:val="single" w:sz="4" w:space="0" w:color="auto"/>
                  </w:tcBorders>
                </w:tcPr>
                <w:p w14:paraId="3FE9C40C" w14:textId="5914AC22"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Specifies the default language used for the current element and any descendant elements. The language is specified according to RFC 3066.</w:t>
                  </w:r>
                </w:p>
              </w:tc>
            </w:tr>
            <w:tr w:rsidR="002A6122" w:rsidRPr="0077514A" w14:paraId="52B132A9" w14:textId="77777777" w:rsidTr="00C573D6">
              <w:tblPrEx>
                <w:tblW w:w="4999" w:type="pct"/>
                <w:tblLook w:val="0000" w:firstRow="0" w:lastRow="0" w:firstColumn="0" w:lastColumn="0" w:noHBand="0" w:noVBand="0"/>
                <w:tblPrExChange w:id="352" w:author="Author">
                  <w:tblPrEx>
                    <w:tblW w:w="4999" w:type="pct"/>
                    <w:tblLook w:val="0000" w:firstRow="0" w:lastRow="0" w:firstColumn="0" w:lastColumn="0" w:noHBand="0" w:noVBand="0"/>
                  </w:tblPrEx>
                </w:tblPrExChange>
              </w:tblPrEx>
              <w:trPr>
                <w:trHeight w:val="872"/>
                <w:trPrChange w:id="353" w:author="Author">
                  <w:trPr>
                    <w:trHeight w:val="872"/>
                  </w:trPr>
                </w:trPrChange>
              </w:trPr>
              <w:tc>
                <w:tcPr>
                  <w:tcW w:w="957" w:type="pct"/>
                  <w:tcBorders>
                    <w:top w:val="single" w:sz="4" w:space="0" w:color="auto"/>
                    <w:bottom w:val="single" w:sz="4" w:space="0" w:color="auto"/>
                  </w:tcBorders>
                  <w:tcPrChange w:id="354" w:author="Author">
                    <w:tcPr>
                      <w:tcW w:w="957" w:type="pct"/>
                      <w:tcBorders>
                        <w:top w:val="single" w:sz="4" w:space="0" w:color="auto"/>
                      </w:tcBorders>
                    </w:tcPr>
                  </w:tcPrChange>
                </w:tcPr>
                <w:p w14:paraId="22414C0D"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requiredextensions</w:t>
                  </w:r>
                </w:p>
              </w:tc>
              <w:tc>
                <w:tcPr>
                  <w:tcW w:w="702" w:type="pct"/>
                  <w:tcBorders>
                    <w:top w:val="single" w:sz="4" w:space="0" w:color="auto"/>
                    <w:bottom w:val="single" w:sz="4" w:space="0" w:color="auto"/>
                  </w:tcBorders>
                  <w:tcPrChange w:id="355" w:author="Author">
                    <w:tcPr>
                      <w:tcW w:w="702" w:type="pct"/>
                      <w:tcBorders>
                        <w:top w:val="single" w:sz="4" w:space="0" w:color="auto"/>
                      </w:tcBorders>
                    </w:tcPr>
                  </w:tcPrChange>
                </w:tcPr>
                <w:p w14:paraId="3E0F5694" w14:textId="77777777" w:rsidR="002A6122" w:rsidRPr="007324C1" w:rsidRDefault="002A6122" w:rsidP="00A12E9C">
                  <w:pPr>
                    <w:keepLines/>
                    <w:widowControl w:val="0"/>
                    <w:autoSpaceDE w:val="0"/>
                    <w:autoSpaceDN w:val="0"/>
                    <w:adjustRightInd w:val="0"/>
                    <w:spacing w:before="120" w:after="120" w:line="240" w:lineRule="auto"/>
                    <w:rPr>
                      <w:rFonts w:ascii="Arial" w:hAnsi="Arial" w:cs="Arial"/>
                      <w:b/>
                      <w:bCs/>
                      <w:color w:val="000000"/>
                      <w:sz w:val="16"/>
                      <w:szCs w:val="16"/>
                    </w:rPr>
                  </w:pPr>
                  <w:r>
                    <w:rPr>
                      <w:rFonts w:ascii="Arial" w:hAnsi="Arial" w:cs="Arial"/>
                      <w:b/>
                      <w:bCs/>
                      <w:color w:val="000000"/>
                      <w:sz w:val="16"/>
                      <w:szCs w:val="16"/>
                    </w:rPr>
                    <w:t>x</w:t>
                  </w:r>
                  <w:r w:rsidRPr="007324C1">
                    <w:rPr>
                      <w:rFonts w:ascii="Arial" w:hAnsi="Arial" w:cs="Arial"/>
                      <w:b/>
                      <w:bCs/>
                      <w:color w:val="000000"/>
                      <w:sz w:val="16"/>
                      <w:szCs w:val="16"/>
                    </w:rPr>
                    <w:t>s:string</w:t>
                  </w:r>
                </w:p>
              </w:tc>
              <w:tc>
                <w:tcPr>
                  <w:tcW w:w="306" w:type="pct"/>
                  <w:tcBorders>
                    <w:top w:val="single" w:sz="4" w:space="0" w:color="auto"/>
                    <w:bottom w:val="single" w:sz="4" w:space="0" w:color="auto"/>
                  </w:tcBorders>
                  <w:tcPrChange w:id="356" w:author="Author">
                    <w:tcPr>
                      <w:tcW w:w="306" w:type="pct"/>
                      <w:gridSpan w:val="2"/>
                      <w:tcBorders>
                        <w:top w:val="single" w:sz="4" w:space="0" w:color="auto"/>
                      </w:tcBorders>
                    </w:tcPr>
                  </w:tcPrChange>
                </w:tcPr>
                <w:p w14:paraId="6D794D05"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550" w:type="pct"/>
                  <w:tcBorders>
                    <w:top w:val="single" w:sz="4" w:space="0" w:color="auto"/>
                    <w:bottom w:val="single" w:sz="4" w:space="0" w:color="auto"/>
                  </w:tcBorders>
                  <w:tcPrChange w:id="357" w:author="Author">
                    <w:tcPr>
                      <w:tcW w:w="550" w:type="pct"/>
                      <w:gridSpan w:val="2"/>
                      <w:tcBorders>
                        <w:top w:val="single" w:sz="4" w:space="0" w:color="auto"/>
                      </w:tcBorders>
                    </w:tcPr>
                  </w:tcPrChange>
                </w:tcPr>
                <w:p w14:paraId="618CB02D"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371" w:type="pct"/>
                  <w:tcBorders>
                    <w:top w:val="single" w:sz="4" w:space="0" w:color="auto"/>
                    <w:bottom w:val="single" w:sz="4" w:space="0" w:color="auto"/>
                  </w:tcBorders>
                  <w:tcPrChange w:id="358" w:author="Author">
                    <w:tcPr>
                      <w:tcW w:w="371" w:type="pct"/>
                      <w:gridSpan w:val="2"/>
                      <w:tcBorders>
                        <w:top w:val="single" w:sz="4" w:space="0" w:color="auto"/>
                      </w:tcBorders>
                    </w:tcPr>
                  </w:tcPrChange>
                </w:tcPr>
                <w:p w14:paraId="6D4F95D2"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2114" w:type="pct"/>
                  <w:tcBorders>
                    <w:top w:val="single" w:sz="4" w:space="0" w:color="auto"/>
                    <w:bottom w:val="single" w:sz="4" w:space="0" w:color="auto"/>
                  </w:tcBorders>
                  <w:tcPrChange w:id="359" w:author="Author">
                    <w:tcPr>
                      <w:tcW w:w="2114" w:type="pct"/>
                      <w:gridSpan w:val="2"/>
                      <w:tcBorders>
                        <w:top w:val="single" w:sz="4" w:space="0" w:color="auto"/>
                      </w:tcBorders>
                    </w:tcPr>
                  </w:tcPrChange>
                </w:tcPr>
                <w:p w14:paraId="21339393" w14:textId="31B11CC2"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 xml:space="preserve">Space-delimited list of namespace prefixes, representing the set of extensions that are required for processing the document. Editors and manufacturing devices MUST NOT process the document if they do not support the required extensions. </w:t>
                  </w:r>
                </w:p>
              </w:tc>
            </w:tr>
            <w:tr w:rsidR="00DD7C53" w:rsidRPr="0077514A" w14:paraId="481F1480" w14:textId="77777777" w:rsidTr="00A12E9C">
              <w:trPr>
                <w:trHeight w:val="872"/>
                <w:ins w:id="360" w:author="Author"/>
              </w:trPr>
              <w:tc>
                <w:tcPr>
                  <w:tcW w:w="957" w:type="pct"/>
                  <w:tcBorders>
                    <w:top w:val="single" w:sz="4" w:space="0" w:color="auto"/>
                  </w:tcBorders>
                </w:tcPr>
                <w:p w14:paraId="601253B8" w14:textId="4F00027B" w:rsidR="00DD7C53" w:rsidRDefault="00DD7C53" w:rsidP="00DD7C53">
                  <w:pPr>
                    <w:keepLines/>
                    <w:widowControl w:val="0"/>
                    <w:autoSpaceDE w:val="0"/>
                    <w:autoSpaceDN w:val="0"/>
                    <w:adjustRightInd w:val="0"/>
                    <w:spacing w:before="120" w:after="120" w:line="240" w:lineRule="auto"/>
                    <w:rPr>
                      <w:ins w:id="361" w:author="Author"/>
                      <w:rFonts w:ascii="Arial" w:hAnsi="Arial" w:cs="Arial"/>
                      <w:color w:val="000000"/>
                      <w:sz w:val="16"/>
                      <w:szCs w:val="16"/>
                    </w:rPr>
                  </w:pPr>
                  <w:bookmarkStart w:id="362" w:name="_Hlk515465482"/>
                  <w:ins w:id="363" w:author="Author">
                    <w:r>
                      <w:rPr>
                        <w:rFonts w:ascii="Arial" w:hAnsi="Arial" w:cs="Arial"/>
                        <w:color w:val="000000"/>
                        <w:sz w:val="16"/>
                        <w:szCs w:val="16"/>
                      </w:rPr>
                      <w:t>thumbnail</w:t>
                    </w:r>
                  </w:ins>
                </w:p>
              </w:tc>
              <w:tc>
                <w:tcPr>
                  <w:tcW w:w="702" w:type="pct"/>
                  <w:tcBorders>
                    <w:top w:val="single" w:sz="4" w:space="0" w:color="auto"/>
                  </w:tcBorders>
                </w:tcPr>
                <w:p w14:paraId="3A229C00" w14:textId="2E71F90C" w:rsidR="00DD7C53" w:rsidRDefault="00DD7C53" w:rsidP="00DD7C53">
                  <w:pPr>
                    <w:keepLines/>
                    <w:widowControl w:val="0"/>
                    <w:autoSpaceDE w:val="0"/>
                    <w:autoSpaceDN w:val="0"/>
                    <w:adjustRightInd w:val="0"/>
                    <w:spacing w:before="120" w:after="120" w:line="240" w:lineRule="auto"/>
                    <w:rPr>
                      <w:ins w:id="364" w:author="Author"/>
                      <w:rFonts w:ascii="Arial" w:hAnsi="Arial" w:cs="Arial"/>
                      <w:b/>
                      <w:bCs/>
                      <w:color w:val="000000"/>
                      <w:sz w:val="16"/>
                      <w:szCs w:val="16"/>
                    </w:rPr>
                  </w:pPr>
                  <w:ins w:id="365" w:author="Author">
                    <w:r>
                      <w:rPr>
                        <w:rFonts w:ascii="Arial" w:hAnsi="Arial" w:cs="Arial"/>
                        <w:b/>
                        <w:bCs/>
                        <w:color w:val="000000"/>
                        <w:sz w:val="16"/>
                        <w:szCs w:val="16"/>
                      </w:rPr>
                      <w:t>ST_UriReference</w:t>
                    </w:r>
                  </w:ins>
                </w:p>
              </w:tc>
              <w:tc>
                <w:tcPr>
                  <w:tcW w:w="306" w:type="pct"/>
                  <w:tcBorders>
                    <w:top w:val="single" w:sz="4" w:space="0" w:color="auto"/>
                  </w:tcBorders>
                </w:tcPr>
                <w:p w14:paraId="5CC783E4" w14:textId="77777777" w:rsidR="00DD7C53" w:rsidRPr="0077514A" w:rsidRDefault="00DD7C53" w:rsidP="00DD7C53">
                  <w:pPr>
                    <w:keepLines/>
                    <w:widowControl w:val="0"/>
                    <w:autoSpaceDE w:val="0"/>
                    <w:autoSpaceDN w:val="0"/>
                    <w:adjustRightInd w:val="0"/>
                    <w:spacing w:before="120" w:after="120" w:line="240" w:lineRule="auto"/>
                    <w:rPr>
                      <w:ins w:id="366" w:author="Author"/>
                      <w:rFonts w:ascii="Arial" w:hAnsi="Arial" w:cs="Arial"/>
                      <w:color w:val="000000"/>
                      <w:sz w:val="16"/>
                      <w:szCs w:val="16"/>
                    </w:rPr>
                  </w:pPr>
                </w:p>
              </w:tc>
              <w:tc>
                <w:tcPr>
                  <w:tcW w:w="550" w:type="pct"/>
                  <w:tcBorders>
                    <w:top w:val="single" w:sz="4" w:space="0" w:color="auto"/>
                  </w:tcBorders>
                </w:tcPr>
                <w:p w14:paraId="6D1B9E23" w14:textId="77777777" w:rsidR="00DD7C53" w:rsidRPr="0077514A" w:rsidRDefault="00DD7C53" w:rsidP="00DD7C53">
                  <w:pPr>
                    <w:keepLines/>
                    <w:widowControl w:val="0"/>
                    <w:autoSpaceDE w:val="0"/>
                    <w:autoSpaceDN w:val="0"/>
                    <w:adjustRightInd w:val="0"/>
                    <w:spacing w:before="120" w:after="120" w:line="240" w:lineRule="auto"/>
                    <w:rPr>
                      <w:ins w:id="367" w:author="Author"/>
                      <w:rFonts w:ascii="Arial" w:hAnsi="Arial" w:cs="Arial"/>
                      <w:color w:val="000000"/>
                      <w:sz w:val="16"/>
                      <w:szCs w:val="16"/>
                    </w:rPr>
                  </w:pPr>
                </w:p>
              </w:tc>
              <w:tc>
                <w:tcPr>
                  <w:tcW w:w="371" w:type="pct"/>
                  <w:tcBorders>
                    <w:top w:val="single" w:sz="4" w:space="0" w:color="auto"/>
                  </w:tcBorders>
                </w:tcPr>
                <w:p w14:paraId="578E9C86" w14:textId="77777777" w:rsidR="00DD7C53" w:rsidRPr="0077514A" w:rsidRDefault="00DD7C53" w:rsidP="00DD7C53">
                  <w:pPr>
                    <w:keepLines/>
                    <w:widowControl w:val="0"/>
                    <w:autoSpaceDE w:val="0"/>
                    <w:autoSpaceDN w:val="0"/>
                    <w:adjustRightInd w:val="0"/>
                    <w:spacing w:before="120" w:after="120" w:line="240" w:lineRule="auto"/>
                    <w:rPr>
                      <w:ins w:id="368" w:author="Author"/>
                      <w:rFonts w:ascii="Arial" w:hAnsi="Arial" w:cs="Arial"/>
                      <w:color w:val="000000"/>
                      <w:sz w:val="16"/>
                      <w:szCs w:val="16"/>
                    </w:rPr>
                  </w:pPr>
                </w:p>
              </w:tc>
              <w:tc>
                <w:tcPr>
                  <w:tcW w:w="2114" w:type="pct"/>
                  <w:tcBorders>
                    <w:top w:val="single" w:sz="4" w:space="0" w:color="auto"/>
                  </w:tcBorders>
                </w:tcPr>
                <w:p w14:paraId="1517AB9B" w14:textId="363F7FD1" w:rsidR="00DD7C53" w:rsidRDefault="00DD7C53" w:rsidP="00DD7C53">
                  <w:pPr>
                    <w:keepLines/>
                    <w:widowControl w:val="0"/>
                    <w:autoSpaceDE w:val="0"/>
                    <w:autoSpaceDN w:val="0"/>
                    <w:adjustRightInd w:val="0"/>
                    <w:spacing w:before="120" w:after="120" w:line="240" w:lineRule="auto"/>
                    <w:rPr>
                      <w:ins w:id="369" w:author="Author"/>
                      <w:rFonts w:ascii="Arial" w:hAnsi="Arial" w:cs="Arial"/>
                      <w:color w:val="000000"/>
                      <w:sz w:val="16"/>
                      <w:szCs w:val="16"/>
                    </w:rPr>
                  </w:pPr>
                  <w:ins w:id="370" w:author="Author">
                    <w:r>
                      <w:rPr>
                        <w:rFonts w:ascii="Arial" w:hAnsi="Arial" w:cs="Arial"/>
                        <w:color w:val="000000"/>
                        <w:sz w:val="16"/>
                        <w:szCs w:val="16"/>
                      </w:rPr>
                      <w:t>Path to a root level thumbnail of type JPEG or PNG that represents a rendered image of the entire model.</w:t>
                    </w:r>
                  </w:ins>
                </w:p>
              </w:tc>
            </w:tr>
            <w:bookmarkEnd w:id="362"/>
          </w:tbl>
          <w:p w14:paraId="72388A4F" w14:textId="77777777" w:rsidR="00FE14F4" w:rsidRPr="0077514A" w:rsidRDefault="00FE14F4" w:rsidP="004C035C">
            <w:pPr>
              <w:widowControl w:val="0"/>
              <w:autoSpaceDE w:val="0"/>
              <w:autoSpaceDN w:val="0"/>
              <w:adjustRightInd w:val="0"/>
              <w:spacing w:after="75" w:line="240" w:lineRule="auto"/>
              <w:rPr>
                <w:rFonts w:ascii="Arial" w:hAnsi="Arial" w:cs="Arial"/>
                <w:sz w:val="24"/>
                <w:szCs w:val="24"/>
              </w:rPr>
            </w:pPr>
          </w:p>
        </w:tc>
      </w:tr>
    </w:tbl>
    <w:p w14:paraId="00FB38D0" w14:textId="77777777" w:rsidR="005F6239" w:rsidRDefault="005F6239" w:rsidP="005F6239">
      <w:pPr>
        <w:spacing w:before="120"/>
      </w:pPr>
      <w:r>
        <w:lastRenderedPageBreak/>
        <w:t>The &lt;model&gt; element is the root element of the 3D Model part. There MUST</w:t>
      </w:r>
      <w:r w:rsidR="00383060">
        <w:t xml:space="preserve"> be exactly one &lt;model&gt; element in a 3D Model part.</w:t>
      </w:r>
      <w:r w:rsidR="00A4785D">
        <w:t xml:space="preserve"> A model may have zero or more child metadata elements (see §6.1, "Metadata" for more information).</w:t>
      </w:r>
      <w:r w:rsidR="00572CF9">
        <w:t xml:space="preserve"> A model </w:t>
      </w:r>
      <w:r w:rsidR="00A4785D">
        <w:t>must have</w:t>
      </w:r>
      <w:r w:rsidR="00572CF9">
        <w:t xml:space="preserve"> two </w:t>
      </w:r>
      <w:r w:rsidR="00A4785D">
        <w:t xml:space="preserve">additional </w:t>
      </w:r>
      <w:r w:rsidR="00572CF9">
        <w:t>child elements: &lt;resources&gt; and &lt;</w:t>
      </w:r>
      <w:r w:rsidR="00A16C5D">
        <w:t>build</w:t>
      </w:r>
      <w:r w:rsidR="00572CF9">
        <w:t>&gt;. The &lt;resources&gt; element provides a set of definitions that can be drawn from to define a 3D object. The &lt;</w:t>
      </w:r>
      <w:r w:rsidR="00A16C5D">
        <w:t>build</w:t>
      </w:r>
      <w:r w:rsidR="00572CF9">
        <w:t>&gt; element provides a set of items that should actually be manufactured as part of the job.</w:t>
      </w:r>
    </w:p>
    <w:p w14:paraId="40BF36BD" w14:textId="5E7F2A69" w:rsidR="00620C22" w:rsidRDefault="00620C22" w:rsidP="005F6239">
      <w:pPr>
        <w:spacing w:before="120"/>
      </w:pPr>
      <w:r>
        <w:t>Producers SHOULD NOT require extensions unless the document would lose key meaning without the extension data. Allowing consumers to ignore unsupported extensions gives a more graceful fallback.</w:t>
      </w:r>
      <w:r w:rsidR="006E2325">
        <w:t xml:space="preserve"> Required extensions MAY supercede the requirements of the Core specification. However, the Core specification MUST be fully supported when used with optional extensions.</w:t>
      </w:r>
    </w:p>
    <w:p w14:paraId="752F1450" w14:textId="6A8C4E24" w:rsidR="00FF5E70" w:rsidRDefault="00FF5E70" w:rsidP="00FF5E70">
      <w:pPr>
        <w:pStyle w:val="Heading3"/>
        <w:numPr>
          <w:ilvl w:val="2"/>
          <w:numId w:val="47"/>
        </w:numPr>
      </w:pPr>
      <w:bookmarkStart w:id="371" w:name="_Toc494964942"/>
      <w:bookmarkStart w:id="372" w:name="_Toc444090307"/>
      <w:bookmarkStart w:id="373" w:name="_Hlk494021038"/>
      <w:r w:rsidRPr="00FF5E70">
        <w:t>Metadata</w:t>
      </w:r>
      <w:bookmarkEnd w:id="371"/>
      <w:bookmarkEnd w:id="372"/>
    </w:p>
    <w:p w14:paraId="60F589A0" w14:textId="77777777" w:rsidR="000A6507" w:rsidRPr="00383060" w:rsidRDefault="000A6507" w:rsidP="000A6507">
      <w:pPr>
        <w:keepNext/>
      </w:pPr>
      <w:r>
        <w:t xml:space="preserve">Element </w:t>
      </w:r>
      <w:r w:rsidRPr="001F33F1">
        <w:rPr>
          <w:b/>
        </w:rPr>
        <w:t>&lt;</w:t>
      </w:r>
      <w:r>
        <w:rPr>
          <w:b/>
        </w:rPr>
        <w:t>metadata</w:t>
      </w:r>
      <w:r w:rsidRPr="001F33F1">
        <w:rPr>
          <w:b/>
        </w:rPr>
        <w:t>&gt;</w:t>
      </w:r>
    </w:p>
    <w:tbl>
      <w:tblPr>
        <w:tblW w:w="4999" w:type="pct"/>
        <w:tblLook w:val="0000" w:firstRow="0" w:lastRow="0" w:firstColumn="0" w:lastColumn="0" w:noHBand="0" w:noVBand="0"/>
      </w:tblPr>
      <w:tblGrid>
        <w:gridCol w:w="935"/>
        <w:gridCol w:w="8413"/>
      </w:tblGrid>
      <w:tr w:rsidR="000A6507" w:rsidRPr="0044632F" w14:paraId="080E9CF6" w14:textId="77777777">
        <w:tc>
          <w:tcPr>
            <w:tcW w:w="490" w:type="pct"/>
            <w:tcBorders>
              <w:top w:val="single" w:sz="4" w:space="0" w:color="auto"/>
              <w:left w:val="single" w:sz="4" w:space="0" w:color="auto"/>
              <w:bottom w:val="single" w:sz="4" w:space="0" w:color="auto"/>
              <w:right w:val="single" w:sz="4" w:space="0" w:color="auto"/>
            </w:tcBorders>
          </w:tcPr>
          <w:p w14:paraId="46ADAA33" w14:textId="77777777" w:rsidR="000A6507" w:rsidRPr="0044632F" w:rsidRDefault="000A6507" w:rsidP="00515170">
            <w:pPr>
              <w:widowControl w:val="0"/>
              <w:autoSpaceDE w:val="0"/>
              <w:autoSpaceDN w:val="0"/>
              <w:adjustRightInd w:val="0"/>
              <w:spacing w:before="75" w:after="75" w:line="240" w:lineRule="auto"/>
              <w:rPr>
                <w:rFonts w:ascii="Arial" w:hAnsi="Arial" w:cs="Arial"/>
                <w:sz w:val="24"/>
                <w:szCs w:val="24"/>
              </w:rPr>
            </w:pPr>
            <w:r w:rsidRPr="0044632F">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F6746AA" w14:textId="0C22F86C" w:rsidR="000A6507" w:rsidRPr="0044632F" w:rsidRDefault="002448E1" w:rsidP="00AF042D">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8512EA1" wp14:editId="74C0BFC8">
                  <wp:extent cx="3533775" cy="1647825"/>
                  <wp:effectExtent l="0" t="0" r="9525" b="9525"/>
                  <wp:docPr id="1" name="Picture 1" descr="cid:image002.png@01D335E8.241A3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35E8.241A3B20"/>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3533775" cy="1647825"/>
                          </a:xfrm>
                          <a:prstGeom prst="rect">
                            <a:avLst/>
                          </a:prstGeom>
                          <a:noFill/>
                          <a:ln>
                            <a:noFill/>
                          </a:ln>
                        </pic:spPr>
                      </pic:pic>
                    </a:graphicData>
                  </a:graphic>
                </wp:inline>
              </w:drawing>
            </w:r>
          </w:p>
        </w:tc>
      </w:tr>
      <w:tr w:rsidR="000A6507" w:rsidRPr="0044632F" w14:paraId="66893C0B" w14:textId="77777777">
        <w:tc>
          <w:tcPr>
            <w:tcW w:w="490" w:type="pct"/>
            <w:tcBorders>
              <w:top w:val="single" w:sz="4" w:space="0" w:color="auto"/>
              <w:left w:val="single" w:sz="4" w:space="0" w:color="auto"/>
              <w:bottom w:val="single" w:sz="4" w:space="0" w:color="auto"/>
              <w:right w:val="single" w:sz="4" w:space="0" w:color="auto"/>
            </w:tcBorders>
          </w:tcPr>
          <w:p w14:paraId="33A83B7F" w14:textId="77777777" w:rsidR="000A6507" w:rsidRPr="0044632F" w:rsidRDefault="000A6507" w:rsidP="00515170">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98"/>
              <w:gridCol w:w="1198"/>
              <w:gridCol w:w="822"/>
              <w:gridCol w:w="723"/>
              <w:gridCol w:w="608"/>
              <w:gridCol w:w="3646"/>
            </w:tblGrid>
            <w:tr w:rsidR="000A6507" w:rsidRPr="0044632F" w14:paraId="45024AEA" w14:textId="77777777">
              <w:tc>
                <w:tcPr>
                  <w:tcW w:w="788" w:type="pct"/>
                </w:tcPr>
                <w:p w14:paraId="57FF3E78"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Name  </w:t>
                  </w:r>
                </w:p>
              </w:tc>
              <w:tc>
                <w:tcPr>
                  <w:tcW w:w="788" w:type="pct"/>
                </w:tcPr>
                <w:p w14:paraId="760C586F"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Type  </w:t>
                  </w:r>
                </w:p>
              </w:tc>
              <w:tc>
                <w:tcPr>
                  <w:tcW w:w="558" w:type="pct"/>
                </w:tcPr>
                <w:p w14:paraId="52A9882B"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Use  </w:t>
                  </w:r>
                </w:p>
              </w:tc>
              <w:tc>
                <w:tcPr>
                  <w:tcW w:w="441" w:type="pct"/>
                </w:tcPr>
                <w:p w14:paraId="4CD9BE8D"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Default  </w:t>
                  </w:r>
                </w:p>
              </w:tc>
              <w:tc>
                <w:tcPr>
                  <w:tcW w:w="144" w:type="pct"/>
                </w:tcPr>
                <w:p w14:paraId="586FF466"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Fixed  </w:t>
                  </w:r>
                </w:p>
              </w:tc>
              <w:tc>
                <w:tcPr>
                  <w:tcW w:w="2282" w:type="pct"/>
                </w:tcPr>
                <w:p w14:paraId="59FFCA5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Annotation</w:t>
                  </w:r>
                </w:p>
              </w:tc>
            </w:tr>
            <w:tr w:rsidR="000A6507" w:rsidRPr="0044632F" w14:paraId="19065D26" w14:textId="77777777">
              <w:tc>
                <w:tcPr>
                  <w:tcW w:w="788" w:type="pct"/>
                </w:tcPr>
                <w:p w14:paraId="0400CEA6"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name  </w:t>
                  </w:r>
                </w:p>
              </w:tc>
              <w:tc>
                <w:tcPr>
                  <w:tcW w:w="788" w:type="pct"/>
                </w:tcPr>
                <w:p w14:paraId="2E046F6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b/>
                      <w:bCs/>
                      <w:color w:val="000000"/>
                      <w:sz w:val="16"/>
                      <w:szCs w:val="16"/>
                    </w:rPr>
                    <w:t>xs:</w:t>
                  </w:r>
                  <w:r>
                    <w:rPr>
                      <w:rFonts w:ascii="Arial" w:hAnsi="Arial" w:cs="Arial"/>
                      <w:b/>
                      <w:bCs/>
                      <w:color w:val="000000"/>
                      <w:sz w:val="16"/>
                      <w:szCs w:val="16"/>
                    </w:rPr>
                    <w:t>QName</w:t>
                  </w:r>
                  <w:r w:rsidRPr="0044632F">
                    <w:rPr>
                      <w:rFonts w:ascii="Arial" w:hAnsi="Arial" w:cs="Arial"/>
                      <w:color w:val="000000"/>
                      <w:sz w:val="16"/>
                      <w:szCs w:val="16"/>
                    </w:rPr>
                    <w:t xml:space="preserve">  </w:t>
                  </w:r>
                </w:p>
              </w:tc>
              <w:tc>
                <w:tcPr>
                  <w:tcW w:w="558" w:type="pct"/>
                </w:tcPr>
                <w:p w14:paraId="7B3285A0"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required  </w:t>
                  </w:r>
                </w:p>
              </w:tc>
              <w:tc>
                <w:tcPr>
                  <w:tcW w:w="441" w:type="pct"/>
                </w:tcPr>
                <w:p w14:paraId="5C3D48B4"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  </w:t>
                  </w:r>
                </w:p>
              </w:tc>
              <w:tc>
                <w:tcPr>
                  <w:tcW w:w="144" w:type="pct"/>
                </w:tcPr>
                <w:p w14:paraId="361B0BB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  </w:t>
                  </w:r>
                </w:p>
              </w:tc>
              <w:tc>
                <w:tcPr>
                  <w:tcW w:w="2282" w:type="pct"/>
                </w:tcPr>
                <w:p w14:paraId="469D3BA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Contains either the well-known name of the metadata defined by this specification (see Table 8-1 below) or vendor-defined metadata, which MUST be prefixed with a valid XML namespace name declared on the &lt;model&gt; element.</w:t>
                  </w:r>
                </w:p>
              </w:tc>
            </w:tr>
            <w:tr w:rsidR="00D02902" w:rsidRPr="0044632F" w14:paraId="59B1BA75" w14:textId="77777777">
              <w:tc>
                <w:tcPr>
                  <w:tcW w:w="788" w:type="pct"/>
                </w:tcPr>
                <w:p w14:paraId="76212E32" w14:textId="1E9DF235" w:rsidR="00D02902" w:rsidRPr="0044632F" w:rsidRDefault="00D02902" w:rsidP="00D0290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lastRenderedPageBreak/>
                    <w:t>preserve</w:t>
                  </w:r>
                </w:p>
              </w:tc>
              <w:tc>
                <w:tcPr>
                  <w:tcW w:w="788" w:type="pct"/>
                </w:tcPr>
                <w:p w14:paraId="71F61E8F" w14:textId="644F9F52" w:rsidR="00D02902" w:rsidRPr="0044632F" w:rsidRDefault="002A047A" w:rsidP="00D25636">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w:t>
                  </w:r>
                  <w:r w:rsidR="00D25636">
                    <w:rPr>
                      <w:rFonts w:ascii="Arial" w:hAnsi="Arial" w:cs="Arial"/>
                      <w:b/>
                      <w:bCs/>
                      <w:color w:val="000000"/>
                      <w:sz w:val="16"/>
                      <w:szCs w:val="16"/>
                    </w:rPr>
                    <w:t>boolean</w:t>
                  </w:r>
                </w:p>
              </w:tc>
              <w:tc>
                <w:tcPr>
                  <w:tcW w:w="558" w:type="pct"/>
                </w:tcPr>
                <w:p w14:paraId="09FF5175" w14:textId="5DA00067"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441" w:type="pct"/>
                </w:tcPr>
                <w:p w14:paraId="22E4B293" w14:textId="069EA9DC"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144" w:type="pct"/>
                </w:tcPr>
                <w:p w14:paraId="3AA3664D" w14:textId="77777777"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2282" w:type="pct"/>
                </w:tcPr>
                <w:p w14:paraId="29987AF4" w14:textId="27B94A80" w:rsidR="00D02902" w:rsidRDefault="002A047A" w:rsidP="002A047A">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non-zero value indicates</w:t>
                  </w:r>
                  <w:r w:rsidR="00D02902">
                    <w:rPr>
                      <w:rFonts w:ascii="Arial" w:hAnsi="Arial" w:cs="Arial"/>
                      <w:color w:val="000000"/>
                      <w:sz w:val="16"/>
                      <w:szCs w:val="16"/>
                    </w:rPr>
                    <w:t xml:space="preserve"> the producer wants the consumer to preserve this value when  it saves a modified version of this 3MF</w:t>
                  </w:r>
                </w:p>
              </w:tc>
            </w:tr>
            <w:tr w:rsidR="00D25636" w:rsidRPr="0044632F" w14:paraId="7DDE6EB5" w14:textId="77777777">
              <w:tc>
                <w:tcPr>
                  <w:tcW w:w="788" w:type="pct"/>
                </w:tcPr>
                <w:p w14:paraId="6AA89BCD" w14:textId="19EB093E" w:rsidR="00D25636" w:rsidRDefault="006A5488" w:rsidP="00D0290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t</w:t>
                  </w:r>
                  <w:r w:rsidR="00D25636">
                    <w:rPr>
                      <w:rFonts w:ascii="Arial" w:hAnsi="Arial" w:cs="Arial"/>
                      <w:color w:val="000000"/>
                      <w:sz w:val="16"/>
                      <w:szCs w:val="16"/>
                    </w:rPr>
                    <w:t>ype</w:t>
                  </w:r>
                </w:p>
              </w:tc>
              <w:tc>
                <w:tcPr>
                  <w:tcW w:w="788" w:type="pct"/>
                </w:tcPr>
                <w:p w14:paraId="616DE8CE" w14:textId="1CF1771E" w:rsidR="00D25636" w:rsidDel="002A047A" w:rsidRDefault="00D25636" w:rsidP="00D25636">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w:t>
                  </w:r>
                  <w:r w:rsidR="006A5488">
                    <w:rPr>
                      <w:rFonts w:ascii="Arial" w:hAnsi="Arial" w:cs="Arial"/>
                      <w:b/>
                      <w:bCs/>
                      <w:color w:val="000000"/>
                      <w:sz w:val="16"/>
                      <w:szCs w:val="16"/>
                    </w:rPr>
                    <w:t>string</w:t>
                  </w:r>
                </w:p>
              </w:tc>
              <w:tc>
                <w:tcPr>
                  <w:tcW w:w="558" w:type="pct"/>
                </w:tcPr>
                <w:p w14:paraId="5088FECD" w14:textId="3DB2FA6F" w:rsidR="00D25636" w:rsidDel="00BF6567"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441" w:type="pct"/>
                </w:tcPr>
                <w:p w14:paraId="32A3E1C1" w14:textId="77777777" w:rsidR="00D25636" w:rsidRPr="0044632F"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144" w:type="pct"/>
                </w:tcPr>
                <w:p w14:paraId="54187670" w14:textId="77777777" w:rsidR="00D25636" w:rsidRPr="0044632F"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2282" w:type="pct"/>
                </w:tcPr>
                <w:p w14:paraId="498491E9" w14:textId="545D0DA8" w:rsidR="00D25636" w:rsidDel="002A047A" w:rsidRDefault="006A5488" w:rsidP="006A5488">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string indicating the XML type of the data stored in the metadata value.</w:t>
                  </w:r>
                </w:p>
              </w:tc>
            </w:tr>
          </w:tbl>
          <w:p w14:paraId="2430285D"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p>
        </w:tc>
      </w:tr>
      <w:bookmarkEnd w:id="373"/>
    </w:tbl>
    <w:p w14:paraId="39D15E0B" w14:textId="77777777" w:rsidR="000A6507" w:rsidRDefault="000A6507" w:rsidP="000A6507">
      <w:pPr>
        <w:spacing w:before="120"/>
      </w:pPr>
    </w:p>
    <w:p w14:paraId="3011A2FD" w14:textId="2D5D7129" w:rsidR="00365D67" w:rsidRDefault="00365D67" w:rsidP="00365D67">
      <w:r>
        <w:t xml:space="preserve">Producers of 3MF Documents SHOULD provide additional information about the document in the form of metadata under the </w:t>
      </w:r>
      <w:r w:rsidR="00801753">
        <w:t xml:space="preserve">root </w:t>
      </w:r>
      <w:r>
        <w:t>&lt;model&gt; element.</w:t>
      </w:r>
    </w:p>
    <w:p w14:paraId="1E4348AD" w14:textId="34A0F731" w:rsidR="000633D8" w:rsidRDefault="00D25636" w:rsidP="000633D8">
      <w:r>
        <w:t xml:space="preserve">Metadata associated with the </w:t>
      </w:r>
      <w:r w:rsidR="00C07F51">
        <w:t>&lt;model&gt;</w:t>
      </w:r>
      <w:r w:rsidR="006E2325">
        <w:t xml:space="preserve"> </w:t>
      </w:r>
      <w:r>
        <w:t>MAY contain a set of well known values.</w:t>
      </w:r>
      <w:r w:rsidR="00704B5E">
        <w:t xml:space="preserve"> </w:t>
      </w:r>
      <w:r w:rsidR="000633D8">
        <w:t>Metadata in 3MF Documents without a namespace name MUST be restricted to names and values defined by this specification. If a name value is not defined in this specification, it MUST be prefixed with the namespace name of an XML namespace declaration on the &lt;model&gt; element that is not drawn from the default namespace.</w:t>
      </w:r>
    </w:p>
    <w:p w14:paraId="2FA69954" w14:textId="6BF70A78" w:rsidR="000A6507" w:rsidRDefault="000A6507" w:rsidP="00365D67">
      <w:pPr>
        <w:spacing w:before="120"/>
      </w:pPr>
      <w:r>
        <w:t xml:space="preserve">The </w:t>
      </w:r>
      <w:r w:rsidR="00704B5E">
        <w:t>well-known</w:t>
      </w:r>
      <w:r>
        <w:t xml:space="preserve"> metadata names and </w:t>
      </w:r>
      <w:r w:rsidR="00704B5E">
        <w:t>values</w:t>
      </w:r>
      <w:r>
        <w:t xml:space="preserve"> defined by this specification include:</w:t>
      </w:r>
    </w:p>
    <w:p w14:paraId="2555080E" w14:textId="1E37CFDF" w:rsidR="000A6507" w:rsidRPr="00FF7EE3" w:rsidRDefault="000A6507" w:rsidP="000A6507">
      <w:pPr>
        <w:keepNext/>
        <w:spacing w:after="0"/>
        <w:rPr>
          <w:i/>
        </w:rPr>
      </w:pPr>
      <w:r w:rsidRPr="00FF7EE3">
        <w:rPr>
          <w:i/>
        </w:rPr>
        <w:t>Tab</w:t>
      </w:r>
      <w:r>
        <w:rPr>
          <w:i/>
        </w:rPr>
        <w:t xml:space="preserve">le </w:t>
      </w:r>
      <w:r w:rsidR="00FF5E70">
        <w:rPr>
          <w:i/>
        </w:rPr>
        <w:t>3</w:t>
      </w:r>
      <w:r>
        <w:rPr>
          <w:i/>
        </w:rPr>
        <w:t>–1. Metadata values</w:t>
      </w:r>
    </w:p>
    <w:tbl>
      <w:tblPr>
        <w:tblStyle w:val="TableGrid"/>
        <w:tblW w:w="9378"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2781"/>
        <w:gridCol w:w="5220"/>
      </w:tblGrid>
      <w:tr w:rsidR="000A6507" w:rsidRPr="00FF7EE3" w14:paraId="1F639447" w14:textId="77777777" w:rsidTr="004C5F54">
        <w:trPr>
          <w:cantSplit/>
        </w:trPr>
        <w:tc>
          <w:tcPr>
            <w:tcW w:w="1377" w:type="dxa"/>
          </w:tcPr>
          <w:p w14:paraId="4A22C113" w14:textId="77777777" w:rsidR="000A6507" w:rsidRPr="00FF7EE3" w:rsidRDefault="000A6507" w:rsidP="00D12B02">
            <w:pPr>
              <w:keepNext/>
              <w:spacing w:before="60" w:after="60"/>
              <w:rPr>
                <w:b/>
              </w:rPr>
            </w:pPr>
            <w:r>
              <w:rPr>
                <w:b/>
              </w:rPr>
              <w:t>Context</w:t>
            </w:r>
          </w:p>
        </w:tc>
        <w:tc>
          <w:tcPr>
            <w:tcW w:w="2781" w:type="dxa"/>
          </w:tcPr>
          <w:p w14:paraId="3255D463" w14:textId="77777777" w:rsidR="000A6507" w:rsidRPr="00FF7EE3" w:rsidRDefault="000A6507" w:rsidP="00D12B02">
            <w:pPr>
              <w:keepNext/>
              <w:spacing w:before="60" w:after="60"/>
              <w:rPr>
                <w:b/>
              </w:rPr>
            </w:pPr>
            <w:r>
              <w:rPr>
                <w:b/>
              </w:rPr>
              <w:t>Name</w:t>
            </w:r>
          </w:p>
        </w:tc>
        <w:tc>
          <w:tcPr>
            <w:tcW w:w="5220" w:type="dxa"/>
          </w:tcPr>
          <w:p w14:paraId="21C1B5AE" w14:textId="77777777" w:rsidR="000A6507" w:rsidRDefault="000A6507" w:rsidP="00D12B02">
            <w:pPr>
              <w:keepNext/>
              <w:spacing w:before="60" w:after="60"/>
              <w:rPr>
                <w:b/>
              </w:rPr>
            </w:pPr>
            <w:r>
              <w:rPr>
                <w:b/>
              </w:rPr>
              <w:t>Comment</w:t>
            </w:r>
          </w:p>
        </w:tc>
      </w:tr>
      <w:tr w:rsidR="000A6507" w14:paraId="71D34F4E" w14:textId="77777777" w:rsidTr="004C5F54">
        <w:trPr>
          <w:cantSplit/>
        </w:trPr>
        <w:tc>
          <w:tcPr>
            <w:tcW w:w="1377" w:type="dxa"/>
          </w:tcPr>
          <w:p w14:paraId="4A3C26E2" w14:textId="77777777" w:rsidR="000A6507" w:rsidRDefault="000A6507" w:rsidP="00D12B02">
            <w:pPr>
              <w:spacing w:before="60" w:after="60"/>
            </w:pPr>
            <w:r>
              <w:t>Model</w:t>
            </w:r>
          </w:p>
        </w:tc>
        <w:tc>
          <w:tcPr>
            <w:tcW w:w="2781" w:type="dxa"/>
          </w:tcPr>
          <w:p w14:paraId="00AC83B2" w14:textId="77777777" w:rsidR="000A6507" w:rsidRDefault="000A6507" w:rsidP="00D12B02">
            <w:pPr>
              <w:spacing w:before="60" w:after="60"/>
            </w:pPr>
            <w:r>
              <w:t>Title</w:t>
            </w:r>
          </w:p>
          <w:p w14:paraId="75450419" w14:textId="77777777" w:rsidR="000A6507" w:rsidRDefault="000A6507" w:rsidP="00D12B02">
            <w:pPr>
              <w:spacing w:before="60" w:after="60"/>
            </w:pPr>
            <w:r>
              <w:t>Designer</w:t>
            </w:r>
          </w:p>
          <w:p w14:paraId="73BB3B60" w14:textId="77777777" w:rsidR="000A6507" w:rsidRDefault="000A6507" w:rsidP="00D12B02">
            <w:pPr>
              <w:spacing w:before="60" w:after="60"/>
            </w:pPr>
            <w:r>
              <w:t>Description</w:t>
            </w:r>
          </w:p>
          <w:p w14:paraId="70E1C6D6" w14:textId="77777777" w:rsidR="000A6507" w:rsidRDefault="000A6507" w:rsidP="00D12B02">
            <w:pPr>
              <w:spacing w:before="60" w:after="60"/>
            </w:pPr>
            <w:r>
              <w:t>Copyright</w:t>
            </w:r>
          </w:p>
          <w:p w14:paraId="2095EE6A" w14:textId="77777777" w:rsidR="000A6507" w:rsidRDefault="000A6507" w:rsidP="00D12B02">
            <w:pPr>
              <w:spacing w:before="60" w:after="60"/>
            </w:pPr>
            <w:r>
              <w:t>LicenseTerms</w:t>
            </w:r>
          </w:p>
          <w:p w14:paraId="32E816ED" w14:textId="77777777" w:rsidR="000A6507" w:rsidRDefault="000A6507" w:rsidP="00D12B02">
            <w:pPr>
              <w:spacing w:before="60" w:after="60"/>
            </w:pPr>
            <w:r>
              <w:t>Rating</w:t>
            </w:r>
          </w:p>
          <w:p w14:paraId="0CC44157" w14:textId="77777777" w:rsidR="000A6507" w:rsidRDefault="000A6507" w:rsidP="00D12B02">
            <w:pPr>
              <w:spacing w:before="60" w:after="60"/>
            </w:pPr>
            <w:r>
              <w:t>CreationDate</w:t>
            </w:r>
          </w:p>
          <w:p w14:paraId="2466C9E6" w14:textId="77777777" w:rsidR="000A6507" w:rsidRDefault="000A6507" w:rsidP="00D12B02">
            <w:pPr>
              <w:spacing w:before="60" w:after="60"/>
            </w:pPr>
            <w:r>
              <w:t>ModificationDate</w:t>
            </w:r>
          </w:p>
          <w:p w14:paraId="600B65C5" w14:textId="77777777" w:rsidR="00F02462" w:rsidRDefault="00F02462" w:rsidP="00D12B02">
            <w:pPr>
              <w:spacing w:before="60" w:after="60"/>
            </w:pPr>
            <w:r w:rsidRPr="00F9218E">
              <w:t>Application</w:t>
            </w:r>
          </w:p>
        </w:tc>
        <w:tc>
          <w:tcPr>
            <w:tcW w:w="5220" w:type="dxa"/>
          </w:tcPr>
          <w:p w14:paraId="5FB70BD5" w14:textId="77777777" w:rsidR="000A6507" w:rsidRDefault="00D25636" w:rsidP="00D25636">
            <w:pPr>
              <w:spacing w:before="60" w:after="60"/>
            </w:pPr>
            <w:r>
              <w:t>A title for the 3MF document</w:t>
            </w:r>
          </w:p>
          <w:p w14:paraId="24E26124" w14:textId="77777777" w:rsidR="00D25636" w:rsidRDefault="00D25636" w:rsidP="00D25636">
            <w:pPr>
              <w:spacing w:before="60" w:after="60"/>
            </w:pPr>
            <w:r>
              <w:t>A name for a designer of this document</w:t>
            </w:r>
          </w:p>
          <w:p w14:paraId="501A3311" w14:textId="77777777" w:rsidR="00D25636" w:rsidRDefault="00D25636" w:rsidP="00D25636">
            <w:pPr>
              <w:spacing w:before="60" w:after="60"/>
            </w:pPr>
            <w:r>
              <w:t>A description of the document</w:t>
            </w:r>
          </w:p>
          <w:p w14:paraId="0E5BEC3C" w14:textId="77777777" w:rsidR="00D25636" w:rsidRDefault="00D25636" w:rsidP="00D25636">
            <w:pPr>
              <w:spacing w:before="60" w:after="60"/>
            </w:pPr>
            <w:r>
              <w:t>A copyright associated with this document</w:t>
            </w:r>
          </w:p>
          <w:p w14:paraId="76305DC7" w14:textId="77777777" w:rsidR="00D25636" w:rsidRDefault="00D25636" w:rsidP="00D25636">
            <w:pPr>
              <w:spacing w:before="60" w:after="60"/>
            </w:pPr>
            <w:r>
              <w:t>License information associated with this document</w:t>
            </w:r>
          </w:p>
          <w:p w14:paraId="76224912" w14:textId="77777777" w:rsidR="00D25636" w:rsidRDefault="00D25636" w:rsidP="00D25636">
            <w:pPr>
              <w:spacing w:before="60" w:after="60"/>
            </w:pPr>
            <w:r>
              <w:t>An industry rating associated with this document</w:t>
            </w:r>
          </w:p>
          <w:p w14:paraId="394D4E64" w14:textId="77777777" w:rsidR="00D25636" w:rsidRDefault="00D25636" w:rsidP="00D25636">
            <w:pPr>
              <w:spacing w:before="60" w:after="60"/>
            </w:pPr>
            <w:r>
              <w:t>The date this documented was created by a source app</w:t>
            </w:r>
          </w:p>
          <w:p w14:paraId="6B3A795A" w14:textId="77777777" w:rsidR="00D25636" w:rsidRDefault="00D25636" w:rsidP="00D25636">
            <w:pPr>
              <w:spacing w:before="60" w:after="60"/>
            </w:pPr>
            <w:r>
              <w:t>The data this document was last modified</w:t>
            </w:r>
          </w:p>
          <w:p w14:paraId="304C1521" w14:textId="46489726" w:rsidR="00D25636" w:rsidRDefault="00D25636" w:rsidP="00D25636">
            <w:pPr>
              <w:spacing w:before="60" w:after="60"/>
            </w:pPr>
            <w:r>
              <w:t>The name of the source application that originally created this document</w:t>
            </w:r>
          </w:p>
        </w:tc>
      </w:tr>
    </w:tbl>
    <w:p w14:paraId="529645A4" w14:textId="77777777" w:rsidR="000A6507" w:rsidRDefault="000A6507" w:rsidP="000A6507"/>
    <w:p w14:paraId="2B2AC7D2" w14:textId="58C37CA0" w:rsidR="00F02462" w:rsidRDefault="006A5488" w:rsidP="00F02462">
      <w:r>
        <w:t xml:space="preserve">The optional “type” attribute allows for the value to be any data. The default value for type is assumed to be “xs:string”. If type is not present, </w:t>
      </w:r>
      <w:r w:rsidR="00F02462">
        <w:t xml:space="preserve">The </w:t>
      </w:r>
      <w:r w:rsidR="00704B5E">
        <w:t>value</w:t>
      </w:r>
      <w:r w:rsidR="00F02462">
        <w:t xml:space="preserve"> of the &lt;metadata&gt; value </w:t>
      </w:r>
      <w:r>
        <w:t xml:space="preserve">is assumed to be </w:t>
      </w:r>
      <w:r w:rsidR="00F02462">
        <w:t>be any string</w:t>
      </w:r>
      <w:r>
        <w:t xml:space="preserve">. However, if type is specified, it MUST contain the name of a </w:t>
      </w:r>
      <w:r w:rsidR="00704B5E">
        <w:t xml:space="preserve">built-in Simple </w:t>
      </w:r>
      <w:r>
        <w:t>XML type</w:t>
      </w:r>
      <w:r w:rsidR="00704B5E">
        <w:t xml:space="preserve"> </w:t>
      </w:r>
      <w:r>
        <w:t>representing the data contained in the value</w:t>
      </w:r>
      <w:r w:rsidR="00F67AF6">
        <w:t>.</w:t>
      </w:r>
    </w:p>
    <w:p w14:paraId="503318E5" w14:textId="5550AAB2" w:rsidR="00704B5E" w:rsidRDefault="00704B5E" w:rsidP="00F02462">
      <w:r>
        <w:t xml:space="preserve">Simple XML types include any built-in primitive or derived XML types specified by the </w:t>
      </w:r>
      <w:r w:rsidR="0014780C">
        <w:t>“</w:t>
      </w:r>
      <w:r>
        <w:t>xs:anySimpleType</w:t>
      </w:r>
      <w:r w:rsidR="0014780C">
        <w:t>”</w:t>
      </w:r>
      <w:r>
        <w:t>.</w:t>
      </w:r>
    </w:p>
    <w:p w14:paraId="25164E60" w14:textId="66D8ACF0" w:rsidR="00F02462" w:rsidRDefault="00F02462" w:rsidP="00F02462">
      <w:pPr>
        <w:spacing w:before="120"/>
      </w:pPr>
      <w:r>
        <w:t>Producers MUST NOT create multiple metadata elements with the same name.</w:t>
      </w:r>
      <w:r w:rsidR="00F67AF6">
        <w:t xml:space="preserve"> </w:t>
      </w:r>
      <w:r>
        <w:t>A Producer that wishes to interoperate with other Consumers SHOULD publish a namespace URI and a set of well-defined metadata names and expected content in order for Consumers to function in an expected fashion.</w:t>
      </w:r>
    </w:p>
    <w:p w14:paraId="1BA1A1A7" w14:textId="11A228F4" w:rsidR="00F02462" w:rsidRDefault="000A6507" w:rsidP="00365D67">
      <w:r>
        <w:lastRenderedPageBreak/>
        <w:t xml:space="preserve">Consumers </w:t>
      </w:r>
      <w:r w:rsidR="00F02462">
        <w:t xml:space="preserve">SHOULD </w:t>
      </w:r>
      <w:r>
        <w:t>ignore any metadata with a name they do not recognize, typically from a future version of this specification or an unrecognized producer or target consumer.</w:t>
      </w:r>
    </w:p>
    <w:p w14:paraId="6624A40E" w14:textId="252A80BA" w:rsidR="00F16731" w:rsidRDefault="00F16731" w:rsidP="00365D67">
      <w:r>
        <w:t>Producers MAY indicate that certain metadata values should be preserved</w:t>
      </w:r>
      <w:r w:rsidR="00F2087D">
        <w:t xml:space="preserve"> using the preserve attribute</w:t>
      </w:r>
      <w:r>
        <w:t xml:space="preserve">. </w:t>
      </w:r>
      <w:r w:rsidR="00D25636">
        <w:t xml:space="preserve">The default value is assumed to be 0 or false. When the preserve attribute is 1 or true, </w:t>
      </w:r>
      <w:r>
        <w:t xml:space="preserve">Consumers that modify the 3MF file </w:t>
      </w:r>
      <w:r w:rsidR="00991553">
        <w:t>SHOULD</w:t>
      </w:r>
      <w:r>
        <w:t xml:space="preserve"> retain the original metadata value even if the data it references is modified. The metadata should be preserved through the lifetime of the </w:t>
      </w:r>
      <w:r w:rsidR="00F2087D">
        <w:t>element it is associated</w:t>
      </w:r>
      <w:r w:rsidR="00F67AF6">
        <w:t xml:space="preserve"> </w:t>
      </w:r>
      <w:r w:rsidR="00F2087D">
        <w:t>with. If an &lt;Item&gt; is removed, for example, the associated metadata should be removed with it.</w:t>
      </w:r>
    </w:p>
    <w:p w14:paraId="0D6C3B14" w14:textId="5A1B80F3" w:rsidR="0028488C" w:rsidRDefault="00A30CBB" w:rsidP="005F6239">
      <w:pPr>
        <w:spacing w:before="120"/>
      </w:pPr>
      <w:r>
        <w:t>Chapter 4, Appendix B.2. includes a sample 3MF supporting custom metadata.</w:t>
      </w:r>
    </w:p>
    <w:p w14:paraId="023EDAD2" w14:textId="5E2E52E9" w:rsidR="00FF5E70" w:rsidRDefault="00FF5E70" w:rsidP="00FF5E70">
      <w:pPr>
        <w:pStyle w:val="Heading3"/>
        <w:numPr>
          <w:ilvl w:val="2"/>
          <w:numId w:val="47"/>
        </w:numPr>
      </w:pPr>
      <w:bookmarkStart w:id="374" w:name="_Toc494964943"/>
      <w:bookmarkStart w:id="375" w:name="_Toc444090308"/>
      <w:r w:rsidRPr="00FF5E70">
        <w:t>Resources</w:t>
      </w:r>
      <w:bookmarkEnd w:id="374"/>
      <w:bookmarkEnd w:id="375"/>
    </w:p>
    <w:p w14:paraId="1E192C18" w14:textId="77777777" w:rsidR="001F33F1" w:rsidRPr="001F33F1" w:rsidRDefault="001F33F1" w:rsidP="00383060">
      <w:pPr>
        <w:keepNext/>
      </w:pPr>
      <w:bookmarkStart w:id="376" w:name="LinkF"/>
      <w:bookmarkEnd w:id="376"/>
      <w:r>
        <w:t xml:space="preserve">Element </w:t>
      </w:r>
      <w:r w:rsidRPr="001F33F1">
        <w:rPr>
          <w:b/>
        </w:rPr>
        <w:t>&lt;resources&gt;</w:t>
      </w:r>
    </w:p>
    <w:tbl>
      <w:tblPr>
        <w:tblW w:w="4999" w:type="pct"/>
        <w:tblLook w:val="0000" w:firstRow="0" w:lastRow="0" w:firstColumn="0" w:lastColumn="0" w:noHBand="0" w:noVBand="0"/>
      </w:tblPr>
      <w:tblGrid>
        <w:gridCol w:w="935"/>
        <w:gridCol w:w="8413"/>
      </w:tblGrid>
      <w:tr w:rsidR="00711D11" w:rsidRPr="00C7269C" w14:paraId="1ACBA4E2" w14:textId="77777777">
        <w:tc>
          <w:tcPr>
            <w:tcW w:w="500" w:type="pct"/>
            <w:tcBorders>
              <w:top w:val="single" w:sz="4" w:space="0" w:color="auto"/>
              <w:left w:val="single" w:sz="4" w:space="0" w:color="auto"/>
              <w:bottom w:val="single" w:sz="4" w:space="0" w:color="auto"/>
              <w:right w:val="single" w:sz="4" w:space="0" w:color="auto"/>
            </w:tcBorders>
          </w:tcPr>
          <w:p w14:paraId="46BD6318" w14:textId="77777777" w:rsidR="00711D11" w:rsidRPr="00C7269C" w:rsidRDefault="00711D11" w:rsidP="00515170">
            <w:pPr>
              <w:widowControl w:val="0"/>
              <w:autoSpaceDE w:val="0"/>
              <w:autoSpaceDN w:val="0"/>
              <w:adjustRightInd w:val="0"/>
              <w:spacing w:before="75" w:after="75" w:line="240" w:lineRule="auto"/>
              <w:rPr>
                <w:rFonts w:ascii="Arial" w:hAnsi="Arial" w:cs="Arial"/>
                <w:sz w:val="24"/>
                <w:szCs w:val="24"/>
              </w:rPr>
            </w:pPr>
            <w:r w:rsidRPr="00C7269C">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6A8F6968" w14:textId="77777777" w:rsidR="00711D11" w:rsidRPr="00C7269C" w:rsidRDefault="00DB10B8" w:rsidP="00AF042D">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6A1FA81E" wp14:editId="5B816E39">
                  <wp:extent cx="3657600" cy="1566963"/>
                  <wp:effectExtent l="25400" t="0" r="0" b="0"/>
                  <wp:docPr id="2" name="Picture 1"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17"/>
                          <a:stretch>
                            <a:fillRect/>
                          </a:stretch>
                        </pic:blipFill>
                        <pic:spPr>
                          <a:xfrm>
                            <a:off x="0" y="0"/>
                            <a:ext cx="3657600" cy="1566963"/>
                          </a:xfrm>
                          <a:prstGeom prst="rect">
                            <a:avLst/>
                          </a:prstGeom>
                        </pic:spPr>
                      </pic:pic>
                    </a:graphicData>
                  </a:graphic>
                </wp:inline>
              </w:drawing>
            </w:r>
          </w:p>
        </w:tc>
      </w:tr>
    </w:tbl>
    <w:p w14:paraId="11812D5F" w14:textId="77777777" w:rsidR="00701ACA" w:rsidRDefault="00701ACA" w:rsidP="001F33F1">
      <w:pPr>
        <w:spacing w:before="120"/>
      </w:pPr>
    </w:p>
    <w:p w14:paraId="23B662FD" w14:textId="5AB0A565" w:rsidR="00AD0BDA" w:rsidRDefault="00AD0BDA" w:rsidP="001F33F1">
      <w:pPr>
        <w:spacing w:before="120"/>
      </w:pPr>
      <w:r>
        <w:t xml:space="preserve">The &lt;resources&gt; element acts as the root element of a library of constituent pieces of the overall 3D object definition. </w:t>
      </w:r>
      <w:r w:rsidR="00BC3FFD">
        <w:t>O</w:t>
      </w:r>
      <w:r>
        <w:t>bjects</w:t>
      </w:r>
      <w:r w:rsidR="003B2247">
        <w:t>, properties</w:t>
      </w:r>
      <w:r w:rsidR="00BC3FFD">
        <w:t xml:space="preserve"> and materials</w:t>
      </w:r>
      <w:r>
        <w:t xml:space="preserve"> are collectively referred to as </w:t>
      </w:r>
      <w:r w:rsidRPr="00AD0BDA">
        <w:rPr>
          <w:rStyle w:val="Glossary"/>
        </w:rPr>
        <w:t>resources</w:t>
      </w:r>
      <w:r>
        <w:t xml:space="preserve"> in this specification. </w:t>
      </w:r>
    </w:p>
    <w:p w14:paraId="270056B5" w14:textId="77777777" w:rsidR="00AD0BDA" w:rsidRDefault="00AD0BDA" w:rsidP="001F33F1">
      <w:pPr>
        <w:spacing w:before="120"/>
      </w:pPr>
      <w:r>
        <w:t>Each resource might rely on other resources for its complete definition. For example</w:t>
      </w:r>
      <w:r w:rsidR="00BC3FFD">
        <w:t>, a</w:t>
      </w:r>
      <w:r>
        <w:t>n object resource may refer to material resources</w:t>
      </w:r>
      <w:r w:rsidR="002F6598">
        <w:t>,</w:t>
      </w:r>
      <w:r>
        <w:t xml:space="preserve"> or even other object resources to fully describe a 3D object.</w:t>
      </w:r>
    </w:p>
    <w:p w14:paraId="530B2C94" w14:textId="77777777" w:rsidR="00711D11" w:rsidRDefault="00AD0BDA" w:rsidP="001F33F1">
      <w:pPr>
        <w:spacing w:before="120"/>
      </w:pPr>
      <w:r>
        <w:t xml:space="preserve">An object resource represents a single 3D object that </w:t>
      </w:r>
      <w:r w:rsidRPr="00AD0BDA">
        <w:rPr>
          <w:i/>
        </w:rPr>
        <w:t>could</w:t>
      </w:r>
      <w:r>
        <w:t xml:space="preserve"> be manufactured, but not necessarily </w:t>
      </w:r>
      <w:r>
        <w:rPr>
          <w:i/>
        </w:rPr>
        <w:t>will</w:t>
      </w:r>
      <w:r>
        <w:t xml:space="preserve"> be manufactured. The objects that actually </w:t>
      </w:r>
      <w:r w:rsidRPr="00AD0BDA">
        <w:rPr>
          <w:i/>
        </w:rPr>
        <w:t>will</w:t>
      </w:r>
      <w:r>
        <w:t xml:space="preserve"> be manufactured are referenced from an &lt;item&gt; element child of the &lt;</w:t>
      </w:r>
      <w:r w:rsidR="00A16C5D">
        <w:t>build</w:t>
      </w:r>
      <w:r>
        <w:t>&gt; element. Objects are defined as resources primarily to aid in modulari</w:t>
      </w:r>
      <w:r w:rsidR="00572CF9">
        <w:t xml:space="preserve">zing design and re-use of </w:t>
      </w:r>
      <w:r w:rsidR="00BC266A">
        <w:t>component</w:t>
      </w:r>
      <w:r w:rsidR="00572CF9">
        <w:t>, thus compacting the overall markup size.</w:t>
      </w:r>
    </w:p>
    <w:p w14:paraId="6EBA06E6" w14:textId="7119E50E" w:rsidR="00032BD5" w:rsidRPr="00AD0BDA" w:rsidRDefault="00E011F5" w:rsidP="001F33F1">
      <w:pPr>
        <w:spacing w:before="120"/>
      </w:pPr>
      <w:r>
        <w:t xml:space="preserve">Resource IDs MUST be unique within the model. </w:t>
      </w:r>
    </w:p>
    <w:p w14:paraId="7913E154" w14:textId="3B0A6214" w:rsidR="00FF5E70" w:rsidRDefault="00FF5E70" w:rsidP="00FF5E70">
      <w:pPr>
        <w:pStyle w:val="Heading3"/>
        <w:numPr>
          <w:ilvl w:val="2"/>
          <w:numId w:val="47"/>
        </w:numPr>
      </w:pPr>
      <w:bookmarkStart w:id="377" w:name="_Toc494964944"/>
      <w:bookmarkStart w:id="378" w:name="_Toc444090309"/>
      <w:r>
        <w:lastRenderedPageBreak/>
        <w:t>Build Instructions</w:t>
      </w:r>
      <w:bookmarkEnd w:id="377"/>
      <w:bookmarkEnd w:id="378"/>
    </w:p>
    <w:p w14:paraId="464A03E9" w14:textId="77777777" w:rsidR="00383060" w:rsidRPr="001F33F1" w:rsidRDefault="00383060" w:rsidP="00383060">
      <w:pPr>
        <w:keepNext/>
      </w:pPr>
      <w:r>
        <w:t xml:space="preserve">Element </w:t>
      </w:r>
      <w:r w:rsidRPr="001F33F1">
        <w:rPr>
          <w:b/>
        </w:rPr>
        <w:t>&lt;</w:t>
      </w:r>
      <w:r w:rsidR="00A16C5D">
        <w:rPr>
          <w:b/>
        </w:rPr>
        <w:t>build</w:t>
      </w:r>
      <w:r w:rsidRPr="001F33F1">
        <w:rPr>
          <w:b/>
        </w:rPr>
        <w:t>&gt;</w:t>
      </w:r>
    </w:p>
    <w:tbl>
      <w:tblPr>
        <w:tblW w:w="4999" w:type="pct"/>
        <w:tblLook w:val="0000" w:firstRow="0" w:lastRow="0" w:firstColumn="0" w:lastColumn="0" w:noHBand="0" w:noVBand="0"/>
      </w:tblPr>
      <w:tblGrid>
        <w:gridCol w:w="935"/>
        <w:gridCol w:w="8413"/>
      </w:tblGrid>
      <w:tr w:rsidR="00711D11" w:rsidRPr="002A24E0" w14:paraId="2F03A9AF" w14:textId="77777777">
        <w:tc>
          <w:tcPr>
            <w:tcW w:w="500" w:type="pct"/>
            <w:tcBorders>
              <w:top w:val="single" w:sz="4" w:space="0" w:color="auto"/>
              <w:left w:val="single" w:sz="4" w:space="0" w:color="auto"/>
              <w:bottom w:val="single" w:sz="4" w:space="0" w:color="auto"/>
              <w:right w:val="single" w:sz="4" w:space="0" w:color="auto"/>
            </w:tcBorders>
          </w:tcPr>
          <w:p w14:paraId="2084EE5E" w14:textId="77777777" w:rsidR="00711D11" w:rsidRPr="002A24E0" w:rsidRDefault="00711D11" w:rsidP="00515170">
            <w:pPr>
              <w:widowControl w:val="0"/>
              <w:autoSpaceDE w:val="0"/>
              <w:autoSpaceDN w:val="0"/>
              <w:adjustRightInd w:val="0"/>
              <w:spacing w:before="75" w:after="75" w:line="240" w:lineRule="auto"/>
              <w:rPr>
                <w:rFonts w:ascii="Arial" w:hAnsi="Arial" w:cs="Arial"/>
                <w:sz w:val="24"/>
                <w:szCs w:val="24"/>
              </w:rPr>
            </w:pPr>
            <w:r w:rsidRPr="002A24E0">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26B95521" w14:textId="77777777" w:rsidR="00711D11" w:rsidRPr="002A24E0" w:rsidRDefault="00DB10B8" w:rsidP="00AF042D">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F6E6D0E" wp14:editId="1A5A7E97">
                  <wp:extent cx="3657600" cy="1361839"/>
                  <wp:effectExtent l="25400" t="0" r="0" b="0"/>
                  <wp:docPr id="3" name="Picture 2" desc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PNG"/>
                          <pic:cNvPicPr/>
                        </pic:nvPicPr>
                        <pic:blipFill>
                          <a:blip r:embed="rId18"/>
                          <a:stretch>
                            <a:fillRect/>
                          </a:stretch>
                        </pic:blipFill>
                        <pic:spPr>
                          <a:xfrm>
                            <a:off x="0" y="0"/>
                            <a:ext cx="3657600" cy="1361839"/>
                          </a:xfrm>
                          <a:prstGeom prst="rect">
                            <a:avLst/>
                          </a:prstGeom>
                        </pic:spPr>
                      </pic:pic>
                    </a:graphicData>
                  </a:graphic>
                </wp:inline>
              </w:drawing>
            </w:r>
          </w:p>
        </w:tc>
      </w:tr>
    </w:tbl>
    <w:p w14:paraId="68DDB446" w14:textId="219F09C1" w:rsidR="00850DA9" w:rsidRDefault="00572CF9" w:rsidP="00572CF9">
      <w:pPr>
        <w:spacing w:before="120"/>
      </w:pPr>
      <w:r>
        <w:t>The &lt;</w:t>
      </w:r>
      <w:r w:rsidR="00A16C5D">
        <w:t>build</w:t>
      </w:r>
      <w:r>
        <w:t>&gt; element contains one or more items to manufacture as part of processing the job.</w:t>
      </w:r>
      <w:r w:rsidR="00D20256">
        <w:t xml:space="preserve"> A consumer MUST NOT output any 3D objects not referenced by an &lt;item&gt; element.</w:t>
      </w:r>
    </w:p>
    <w:p w14:paraId="5497440A" w14:textId="1E6BDB06" w:rsidR="00850DA9" w:rsidRPr="00105125" w:rsidRDefault="00850DA9" w:rsidP="00850DA9">
      <w:pPr>
        <w:pStyle w:val="Heading4"/>
        <w:numPr>
          <w:ilvl w:val="3"/>
          <w:numId w:val="47"/>
        </w:numPr>
      </w:pPr>
      <w:r w:rsidRPr="00850DA9">
        <w:t>Item Element</w:t>
      </w:r>
    </w:p>
    <w:p w14:paraId="787C1339" w14:textId="77777777" w:rsidR="00383060" w:rsidRPr="00383060" w:rsidRDefault="00383060" w:rsidP="004C5F54">
      <w:pPr>
        <w:spacing w:before="120"/>
      </w:pPr>
      <w:bookmarkStart w:id="379" w:name="Link6"/>
      <w:bookmarkEnd w:id="379"/>
      <w:r>
        <w:t xml:space="preserve">Element </w:t>
      </w:r>
      <w:r w:rsidRPr="001F33F1">
        <w:rPr>
          <w:b/>
        </w:rPr>
        <w:t>&lt;</w:t>
      </w:r>
      <w:r>
        <w:rPr>
          <w:b/>
        </w:rPr>
        <w:t>item</w:t>
      </w:r>
      <w:r w:rsidRPr="001F33F1">
        <w:rPr>
          <w:b/>
        </w:rPr>
        <w:t>&gt;</w:t>
      </w:r>
    </w:p>
    <w:tbl>
      <w:tblPr>
        <w:tblW w:w="4999" w:type="pct"/>
        <w:tblLook w:val="0000" w:firstRow="0" w:lastRow="0" w:firstColumn="0" w:lastColumn="0" w:noHBand="0" w:noVBand="0"/>
      </w:tblPr>
      <w:tblGrid>
        <w:gridCol w:w="935"/>
        <w:gridCol w:w="8413"/>
      </w:tblGrid>
      <w:tr w:rsidR="00711D11" w:rsidRPr="00701FE3" w14:paraId="24E7561E" w14:textId="77777777" w:rsidTr="00480753">
        <w:tc>
          <w:tcPr>
            <w:tcW w:w="500" w:type="pct"/>
            <w:tcBorders>
              <w:top w:val="single" w:sz="4" w:space="0" w:color="auto"/>
              <w:left w:val="single" w:sz="4" w:space="0" w:color="auto"/>
              <w:bottom w:val="single" w:sz="4" w:space="0" w:color="auto"/>
              <w:right w:val="single" w:sz="4" w:space="0" w:color="auto"/>
            </w:tcBorders>
          </w:tcPr>
          <w:p w14:paraId="4AFA5E6D" w14:textId="77777777" w:rsidR="00711D11" w:rsidRPr="00701FE3" w:rsidRDefault="00711D11" w:rsidP="00515170">
            <w:pPr>
              <w:widowControl w:val="0"/>
              <w:autoSpaceDE w:val="0"/>
              <w:autoSpaceDN w:val="0"/>
              <w:adjustRightInd w:val="0"/>
              <w:spacing w:before="75" w:after="75" w:line="240" w:lineRule="auto"/>
              <w:rPr>
                <w:rFonts w:ascii="Arial" w:hAnsi="Arial" w:cs="Arial"/>
                <w:sz w:val="24"/>
                <w:szCs w:val="24"/>
              </w:rPr>
            </w:pPr>
            <w:r w:rsidRPr="00701FE3">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02056B05" w14:textId="1B03F93A" w:rsidR="00711D11" w:rsidRPr="00701FE3" w:rsidRDefault="00C10996" w:rsidP="00AF042D">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B23DC82" wp14:editId="79CF2F74">
                  <wp:extent cx="4191000" cy="207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2076450"/>
                          </a:xfrm>
                          <a:prstGeom prst="rect">
                            <a:avLst/>
                          </a:prstGeom>
                        </pic:spPr>
                      </pic:pic>
                    </a:graphicData>
                  </a:graphic>
                </wp:inline>
              </w:drawing>
            </w:r>
          </w:p>
        </w:tc>
      </w:tr>
      <w:tr w:rsidR="00480753" w:rsidRPr="00701FE3" w14:paraId="661D260A" w14:textId="77777777" w:rsidTr="00480753">
        <w:tc>
          <w:tcPr>
            <w:tcW w:w="500" w:type="pct"/>
            <w:tcBorders>
              <w:top w:val="single" w:sz="4" w:space="0" w:color="auto"/>
              <w:left w:val="single" w:sz="4" w:space="0" w:color="auto"/>
              <w:bottom w:val="single" w:sz="4" w:space="0" w:color="auto"/>
              <w:right w:val="single" w:sz="4" w:space="0" w:color="auto"/>
            </w:tcBorders>
          </w:tcPr>
          <w:p w14:paraId="75437894"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1"/>
              <w:gridCol w:w="1547"/>
              <w:gridCol w:w="805"/>
              <w:gridCol w:w="723"/>
              <w:gridCol w:w="608"/>
              <w:gridCol w:w="3221"/>
            </w:tblGrid>
            <w:tr w:rsidR="00480753" w:rsidRPr="00701FE3" w14:paraId="3F2E0355" w14:textId="77777777" w:rsidTr="00A12E9C">
              <w:tc>
                <w:tcPr>
                  <w:tcW w:w="788" w:type="pct"/>
                </w:tcPr>
                <w:p w14:paraId="3875B7E2"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Name  </w:t>
                  </w:r>
                </w:p>
              </w:tc>
              <w:tc>
                <w:tcPr>
                  <w:tcW w:w="944" w:type="pct"/>
                </w:tcPr>
                <w:p w14:paraId="171C2528"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Type  </w:t>
                  </w:r>
                </w:p>
              </w:tc>
              <w:tc>
                <w:tcPr>
                  <w:tcW w:w="491" w:type="pct"/>
                </w:tcPr>
                <w:p w14:paraId="2DCA310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Use  </w:t>
                  </w:r>
                </w:p>
              </w:tc>
              <w:tc>
                <w:tcPr>
                  <w:tcW w:w="441" w:type="pct"/>
                </w:tcPr>
                <w:p w14:paraId="40C75D37"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Default  </w:t>
                  </w:r>
                </w:p>
              </w:tc>
              <w:tc>
                <w:tcPr>
                  <w:tcW w:w="371" w:type="pct"/>
                </w:tcPr>
                <w:p w14:paraId="3B4FDD00"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Fixed  </w:t>
                  </w:r>
                </w:p>
              </w:tc>
              <w:tc>
                <w:tcPr>
                  <w:tcW w:w="1965" w:type="pct"/>
                </w:tcPr>
                <w:p w14:paraId="01DE1090"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Annotation</w:t>
                  </w:r>
                </w:p>
              </w:tc>
            </w:tr>
            <w:tr w:rsidR="00480753" w:rsidRPr="00701FE3" w14:paraId="47FA4B3F" w14:textId="77777777" w:rsidTr="00A12E9C">
              <w:tc>
                <w:tcPr>
                  <w:tcW w:w="788" w:type="pct"/>
                  <w:tcBorders>
                    <w:bottom w:val="single" w:sz="4" w:space="0" w:color="auto"/>
                  </w:tcBorders>
                </w:tcPr>
                <w:p w14:paraId="6342B55C"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objectid</w:t>
                  </w:r>
                  <w:r w:rsidRPr="00701FE3">
                    <w:rPr>
                      <w:rFonts w:ascii="Arial" w:hAnsi="Arial" w:cs="Arial"/>
                      <w:color w:val="000000"/>
                      <w:sz w:val="16"/>
                      <w:szCs w:val="16"/>
                    </w:rPr>
                    <w:t xml:space="preserve">  </w:t>
                  </w:r>
                </w:p>
              </w:tc>
              <w:tc>
                <w:tcPr>
                  <w:tcW w:w="944" w:type="pct"/>
                  <w:tcBorders>
                    <w:bottom w:val="single" w:sz="4" w:space="0" w:color="auto"/>
                  </w:tcBorders>
                </w:tcPr>
                <w:p w14:paraId="1134875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r w:rsidRPr="00701FE3">
                    <w:rPr>
                      <w:rFonts w:ascii="Arial" w:hAnsi="Arial" w:cs="Arial"/>
                      <w:color w:val="000000"/>
                      <w:sz w:val="16"/>
                      <w:szCs w:val="16"/>
                    </w:rPr>
                    <w:t xml:space="preserve">  </w:t>
                  </w:r>
                </w:p>
              </w:tc>
              <w:tc>
                <w:tcPr>
                  <w:tcW w:w="491" w:type="pct"/>
                  <w:tcBorders>
                    <w:bottom w:val="single" w:sz="4" w:space="0" w:color="auto"/>
                  </w:tcBorders>
                </w:tcPr>
                <w:p w14:paraId="2738737D"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required  </w:t>
                  </w:r>
                </w:p>
              </w:tc>
              <w:tc>
                <w:tcPr>
                  <w:tcW w:w="441" w:type="pct"/>
                  <w:tcBorders>
                    <w:bottom w:val="single" w:sz="4" w:space="0" w:color="auto"/>
                  </w:tcBorders>
                </w:tcPr>
                <w:p w14:paraId="3BB3514F"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371" w:type="pct"/>
                  <w:tcBorders>
                    <w:bottom w:val="single" w:sz="4" w:space="0" w:color="auto"/>
                  </w:tcBorders>
                </w:tcPr>
                <w:p w14:paraId="694327CD"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65" w:type="pct"/>
                  <w:tcBorders>
                    <w:bottom w:val="single" w:sz="4" w:space="0" w:color="auto"/>
                  </w:tcBorders>
                </w:tcPr>
                <w:p w14:paraId="505AD716"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 to the &lt;object&gt; element with the matching id attribute value</w:t>
                  </w:r>
                </w:p>
              </w:tc>
            </w:tr>
            <w:tr w:rsidR="00480753" w:rsidRPr="00701FE3" w14:paraId="71338483" w14:textId="77777777" w:rsidTr="00A12E9C">
              <w:tc>
                <w:tcPr>
                  <w:tcW w:w="788" w:type="pct"/>
                  <w:tcBorders>
                    <w:top w:val="single" w:sz="4" w:space="0" w:color="auto"/>
                    <w:bottom w:val="single" w:sz="4" w:space="0" w:color="auto"/>
                  </w:tcBorders>
                </w:tcPr>
                <w:p w14:paraId="68258B13"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transform</w:t>
                  </w:r>
                  <w:r w:rsidRPr="00701FE3">
                    <w:rPr>
                      <w:rFonts w:ascii="Arial" w:hAnsi="Arial" w:cs="Arial"/>
                      <w:color w:val="000000"/>
                      <w:sz w:val="16"/>
                      <w:szCs w:val="16"/>
                    </w:rPr>
                    <w:t xml:space="preserve">  </w:t>
                  </w:r>
                </w:p>
              </w:tc>
              <w:tc>
                <w:tcPr>
                  <w:tcW w:w="944" w:type="pct"/>
                  <w:tcBorders>
                    <w:top w:val="single" w:sz="4" w:space="0" w:color="auto"/>
                    <w:bottom w:val="single" w:sz="4" w:space="0" w:color="auto"/>
                  </w:tcBorders>
                </w:tcPr>
                <w:p w14:paraId="035533EB" w14:textId="027CDA73"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b/>
                      <w:bCs/>
                      <w:color w:val="000000"/>
                      <w:sz w:val="16"/>
                      <w:szCs w:val="16"/>
                    </w:rPr>
                    <w:t>ST_</w:t>
                  </w:r>
                  <w:r>
                    <w:rPr>
                      <w:rFonts w:ascii="Arial" w:hAnsi="Arial" w:cs="Arial"/>
                      <w:b/>
                      <w:bCs/>
                      <w:color w:val="000000"/>
                      <w:sz w:val="16"/>
                      <w:szCs w:val="16"/>
                    </w:rPr>
                    <w:t>Matrix</w:t>
                  </w:r>
                  <w:r w:rsidR="00662DE0">
                    <w:rPr>
                      <w:rFonts w:ascii="Arial" w:hAnsi="Arial" w:cs="Arial"/>
                      <w:b/>
                      <w:bCs/>
                      <w:color w:val="000000"/>
                      <w:sz w:val="16"/>
                      <w:szCs w:val="16"/>
                    </w:rPr>
                    <w:t>3D</w:t>
                  </w:r>
                  <w:r w:rsidRPr="00701FE3">
                    <w:rPr>
                      <w:rFonts w:ascii="Arial" w:hAnsi="Arial" w:cs="Arial"/>
                      <w:color w:val="000000"/>
                      <w:sz w:val="16"/>
                      <w:szCs w:val="16"/>
                    </w:rPr>
                    <w:t xml:space="preserve"> </w:t>
                  </w:r>
                </w:p>
              </w:tc>
              <w:tc>
                <w:tcPr>
                  <w:tcW w:w="491" w:type="pct"/>
                  <w:tcBorders>
                    <w:top w:val="single" w:sz="4" w:space="0" w:color="auto"/>
                    <w:bottom w:val="single" w:sz="4" w:space="0" w:color="auto"/>
                  </w:tcBorders>
                </w:tcPr>
                <w:p w14:paraId="76B573F1"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441" w:type="pct"/>
                  <w:tcBorders>
                    <w:top w:val="single" w:sz="4" w:space="0" w:color="auto"/>
                    <w:bottom w:val="single" w:sz="4" w:space="0" w:color="auto"/>
                  </w:tcBorders>
                </w:tcPr>
                <w:p w14:paraId="2A2DDFE3"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3CF2D14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65" w:type="pct"/>
                  <w:tcBorders>
                    <w:top w:val="single" w:sz="4" w:space="0" w:color="auto"/>
                    <w:bottom w:val="single" w:sz="4" w:space="0" w:color="auto"/>
                  </w:tcBorders>
                </w:tcPr>
                <w:p w14:paraId="4A531AAF"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A matrix transform (see §3.3, “3D Matrices”) applied to the item to be outputted.</w:t>
                  </w:r>
                </w:p>
              </w:tc>
            </w:tr>
            <w:tr w:rsidR="00480753" w:rsidRPr="00701FE3" w14:paraId="44663FD6" w14:textId="77777777" w:rsidTr="00A12E9C">
              <w:tc>
                <w:tcPr>
                  <w:tcW w:w="788" w:type="pct"/>
                  <w:tcBorders>
                    <w:top w:val="single" w:sz="4" w:space="0" w:color="auto"/>
                  </w:tcBorders>
                </w:tcPr>
                <w:p w14:paraId="606F86BB" w14:textId="77777777" w:rsidR="00480753" w:rsidRDefault="00480753" w:rsidP="009C38C7">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partnumber</w:t>
                  </w:r>
                </w:p>
              </w:tc>
              <w:tc>
                <w:tcPr>
                  <w:tcW w:w="944" w:type="pct"/>
                  <w:tcBorders>
                    <w:top w:val="single" w:sz="4" w:space="0" w:color="auto"/>
                  </w:tcBorders>
                </w:tcPr>
                <w:p w14:paraId="31909890" w14:textId="77777777" w:rsidR="00480753" w:rsidRPr="00FA686E" w:rsidRDefault="00480753" w:rsidP="009C38C7">
                  <w:pPr>
                    <w:widowControl w:val="0"/>
                    <w:autoSpaceDE w:val="0"/>
                    <w:autoSpaceDN w:val="0"/>
                    <w:adjustRightInd w:val="0"/>
                    <w:spacing w:before="60" w:after="60" w:line="240" w:lineRule="auto"/>
                    <w:rPr>
                      <w:rFonts w:ascii="Arial" w:hAnsi="Arial" w:cs="Arial"/>
                      <w:b/>
                      <w:bCs/>
                      <w:color w:val="000000"/>
                      <w:sz w:val="16"/>
                      <w:szCs w:val="16"/>
                    </w:rPr>
                  </w:pPr>
                  <w:r w:rsidRPr="00242D62">
                    <w:rPr>
                      <w:rFonts w:ascii="Arial" w:hAnsi="Arial" w:cs="Arial"/>
                      <w:b/>
                      <w:bCs/>
                      <w:color w:val="000000"/>
                      <w:sz w:val="16"/>
                      <w:szCs w:val="16"/>
                    </w:rPr>
                    <w:t>xs</w:t>
                  </w:r>
                  <w:r w:rsidRPr="007324C1">
                    <w:rPr>
                      <w:rFonts w:ascii="Arial" w:hAnsi="Arial" w:cs="Arial"/>
                      <w:b/>
                      <w:bCs/>
                      <w:color w:val="000000"/>
                      <w:sz w:val="16"/>
                      <w:szCs w:val="16"/>
                    </w:rPr>
                    <w:t>:</w:t>
                  </w:r>
                  <w:r>
                    <w:rPr>
                      <w:rFonts w:ascii="Arial" w:hAnsi="Arial" w:cs="Arial"/>
                      <w:b/>
                      <w:bCs/>
                      <w:color w:val="000000"/>
                      <w:sz w:val="16"/>
                      <w:szCs w:val="16"/>
                    </w:rPr>
                    <w:t>string</w:t>
                  </w:r>
                </w:p>
              </w:tc>
              <w:tc>
                <w:tcPr>
                  <w:tcW w:w="491" w:type="pct"/>
                  <w:tcBorders>
                    <w:top w:val="single" w:sz="4" w:space="0" w:color="auto"/>
                  </w:tcBorders>
                </w:tcPr>
                <w:p w14:paraId="1339A3FB"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tcBorders>
                </w:tcPr>
                <w:p w14:paraId="25549B98"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39E1CDAB"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1965" w:type="pct"/>
                  <w:tcBorders>
                    <w:top w:val="single" w:sz="4" w:space="0" w:color="auto"/>
                  </w:tcBorders>
                </w:tcPr>
                <w:p w14:paraId="269BDC7C" w14:textId="77777777" w:rsidR="00480753" w:rsidRDefault="00480753" w:rsidP="009C38C7">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 unique identifier for the item.  SHOULD be maintained by an editor if only the transformation is changed. </w:t>
                  </w:r>
                </w:p>
              </w:tc>
            </w:tr>
          </w:tbl>
          <w:p w14:paraId="0A04682C"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p>
        </w:tc>
      </w:tr>
      <w:tr w:rsidR="00270B39" w:rsidRPr="00701FE3" w14:paraId="19D16E63" w14:textId="77777777" w:rsidTr="00480753">
        <w:tc>
          <w:tcPr>
            <w:tcW w:w="500" w:type="pct"/>
            <w:tcBorders>
              <w:top w:val="single" w:sz="4" w:space="0" w:color="auto"/>
              <w:left w:val="single" w:sz="4" w:space="0" w:color="auto"/>
              <w:bottom w:val="single" w:sz="4" w:space="0" w:color="auto"/>
              <w:right w:val="single" w:sz="4" w:space="0" w:color="auto"/>
            </w:tcBorders>
          </w:tcPr>
          <w:p w14:paraId="6BE57A5D" w14:textId="7CA1CDE9" w:rsidR="00270B39" w:rsidRPr="00701FE3" w:rsidRDefault="00270B39" w:rsidP="00515170">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t>elements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3"/>
              <w:gridCol w:w="1873"/>
              <w:gridCol w:w="747"/>
              <w:gridCol w:w="656"/>
              <w:gridCol w:w="410"/>
              <w:gridCol w:w="3216"/>
            </w:tblGrid>
            <w:tr w:rsidR="00270B39" w14:paraId="3303A62F" w14:textId="77777777" w:rsidTr="00480753">
              <w:trPr>
                <w:trHeight w:val="287"/>
              </w:trPr>
              <w:tc>
                <w:tcPr>
                  <w:tcW w:w="789" w:type="pct"/>
                </w:tcPr>
                <w:p w14:paraId="134A5DCC" w14:textId="77777777" w:rsidR="00270B39" w:rsidRDefault="00270B39" w:rsidP="00270B3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metadatagroup</w:t>
                  </w:r>
                </w:p>
              </w:tc>
              <w:tc>
                <w:tcPr>
                  <w:tcW w:w="1143" w:type="pct"/>
                </w:tcPr>
                <w:p w14:paraId="26FD1A5A" w14:textId="77777777" w:rsidR="00270B39" w:rsidRPr="00242D62" w:rsidRDefault="00270B39" w:rsidP="00270B39">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CT_MetadataGroup</w:t>
                  </w:r>
                </w:p>
              </w:tc>
              <w:tc>
                <w:tcPr>
                  <w:tcW w:w="456" w:type="pct"/>
                </w:tcPr>
                <w:p w14:paraId="56E8ADDC"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400" w:type="pct"/>
                </w:tcPr>
                <w:p w14:paraId="3762AF7B"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250" w:type="pct"/>
                </w:tcPr>
                <w:p w14:paraId="5FF2E45D"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1962" w:type="pct"/>
                </w:tcPr>
                <w:p w14:paraId="042FA618" w14:textId="77777777" w:rsidR="00270B39" w:rsidRDefault="00270B39" w:rsidP="00270B3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An optional group of CT_Metadata elements as specified in the Metadata section of model.</w:t>
                  </w:r>
                </w:p>
              </w:tc>
            </w:tr>
          </w:tbl>
          <w:p w14:paraId="5D943566" w14:textId="77777777" w:rsidR="00270B39" w:rsidRPr="00701FE3" w:rsidRDefault="00270B39" w:rsidP="00CB6E25">
            <w:pPr>
              <w:widowControl w:val="0"/>
              <w:autoSpaceDE w:val="0"/>
              <w:autoSpaceDN w:val="0"/>
              <w:adjustRightInd w:val="0"/>
              <w:spacing w:before="60" w:after="60" w:line="240" w:lineRule="auto"/>
              <w:rPr>
                <w:rFonts w:ascii="Arial" w:hAnsi="Arial" w:cs="Arial"/>
                <w:color w:val="808080"/>
                <w:sz w:val="16"/>
                <w:szCs w:val="16"/>
              </w:rPr>
            </w:pPr>
          </w:p>
        </w:tc>
      </w:tr>
    </w:tbl>
    <w:p w14:paraId="4385EC31" w14:textId="129EF3DA" w:rsidR="00E50EEB" w:rsidRDefault="00E50EEB" w:rsidP="00E50EEB">
      <w:pPr>
        <w:spacing w:before="120"/>
      </w:pPr>
      <w:r>
        <w:t>The &lt;item&gt; element identifies one object resource to be output by the 3D manufacturing device. A consumer MUST apply the transform prior to outputting the object.</w:t>
      </w:r>
    </w:p>
    <w:p w14:paraId="139E1B09" w14:textId="062577E3" w:rsidR="00270B39" w:rsidRPr="00711D11" w:rsidRDefault="00270B39" w:rsidP="00270B39">
      <w:pPr>
        <w:spacing w:before="120"/>
      </w:pPr>
      <w:r>
        <w:lastRenderedPageBreak/>
        <w:t>The &lt;item&gt; element may contain a &lt;metadatagroup&gt; element containing one or more ve</w:t>
      </w:r>
      <w:r w:rsidR="00A70F5D">
        <w:t>n</w:t>
      </w:r>
      <w:r>
        <w:t>dor-supplied &lt;metadata&gt; elements.</w:t>
      </w:r>
    </w:p>
    <w:p w14:paraId="03C2E793" w14:textId="5E6A70F1" w:rsidR="00E50EEB" w:rsidRDefault="00CA4C46" w:rsidP="00E50EEB">
      <w:r>
        <w:t>A 3MF Document may include multiple objects to manufacture at the same time.</w:t>
      </w:r>
      <w:r w:rsidR="0058294D">
        <w:t xml:space="preserve"> The arrangement of these items in the build is considered a default; consumers MAY rearrange the items for manufacturing in order to better pack the build volume.</w:t>
      </w:r>
      <w:r>
        <w:t xml:space="preserve"> Sometimes objects are arranged in the coordinate space so as to be manufactured in an interlocking fashion</w:t>
      </w:r>
      <w:r w:rsidR="0058294D">
        <w:t xml:space="preserve">; </w:t>
      </w:r>
      <w:r w:rsidR="00FA1CFE">
        <w:t xml:space="preserve">producers of </w:t>
      </w:r>
      <w:r w:rsidR="0058294D">
        <w:t xml:space="preserve">these objects </w:t>
      </w:r>
      <w:r w:rsidR="00FA1CFE">
        <w:t>SHOULD collect them</w:t>
      </w:r>
      <w:r w:rsidR="0058294D">
        <w:t xml:space="preserve"> as components (see </w:t>
      </w:r>
      <w:r w:rsidR="0058294D" w:rsidRPr="0058294D">
        <w:t>§4.2, “Components”</w:t>
      </w:r>
      <w:r w:rsidR="0058294D">
        <w:t>), as 3D manufacturing devices MUST NOT transform components of an object relative to each other.</w:t>
      </w:r>
    </w:p>
    <w:p w14:paraId="673AA8B9" w14:textId="6762CA09" w:rsidR="00AD37F1" w:rsidRDefault="00AD37F1" w:rsidP="00E50EEB">
      <w:r>
        <w:t xml:space="preserve">If the items overlap, </w:t>
      </w:r>
      <w:r w:rsidR="001C0EBD">
        <w:t>3D manufacturing devices MUST use the Positive fill rule (described in section 4.1.1) to resolve the ambiguity</w:t>
      </w:r>
      <w:r w:rsidR="00FC0395">
        <w:t xml:space="preserve"> on the </w:t>
      </w:r>
      <w:r w:rsidR="0015775A">
        <w:t xml:space="preserve">final </w:t>
      </w:r>
      <w:r w:rsidR="00FC0395">
        <w:t>geometry</w:t>
      </w:r>
      <w:r w:rsidR="00606F48">
        <w:t>. If any of the overlapped item</w:t>
      </w:r>
      <w:r w:rsidR="00D70826">
        <w:t>s</w:t>
      </w:r>
      <w:r w:rsidR="00606F48">
        <w:t xml:space="preserve"> </w:t>
      </w:r>
      <w:r w:rsidR="008F5C28">
        <w:t>has a</w:t>
      </w:r>
      <w:r w:rsidR="00606F48">
        <w:t xml:space="preserve"> property defined, the resulting property on the overlapped volume is taken from the properties of </w:t>
      </w:r>
      <w:r w:rsidR="00D332D7">
        <w:t xml:space="preserve">the </w:t>
      </w:r>
      <w:r w:rsidR="00606F48">
        <w:t xml:space="preserve">last overlapped item. </w:t>
      </w:r>
      <w:r w:rsidR="003B1FC5">
        <w:t xml:space="preserve">If </w:t>
      </w:r>
      <w:r w:rsidR="009E710D">
        <w:t>the last item has</w:t>
      </w:r>
      <w:r w:rsidR="003B1FC5">
        <w:t xml:space="preserve"> no properties</w:t>
      </w:r>
      <w:r w:rsidR="00113866">
        <w:t xml:space="preserve"> </w:t>
      </w:r>
      <w:r w:rsidR="003B1FC5">
        <w:t xml:space="preserve">defined </w:t>
      </w:r>
      <w:r w:rsidR="00915E76">
        <w:t>in the overlapped volume,</w:t>
      </w:r>
      <w:r w:rsidR="00606F48">
        <w:t xml:space="preserve"> </w:t>
      </w:r>
      <w:r w:rsidR="00F3143E">
        <w:t>properties MUST NOT</w:t>
      </w:r>
      <w:r w:rsidR="00EC270C">
        <w:t xml:space="preserve"> </w:t>
      </w:r>
      <w:r w:rsidR="003B1FC5">
        <w:t>be applied</w:t>
      </w:r>
      <w:r w:rsidR="003D1B3A">
        <w:t>.</w:t>
      </w:r>
    </w:p>
    <w:p w14:paraId="0FC99899" w14:textId="29F71129" w:rsidR="001D1578" w:rsidRDefault="001D1578" w:rsidP="007324C1">
      <w:pPr>
        <w:pStyle w:val="Note"/>
      </w:pPr>
      <w:r w:rsidRPr="007324C1">
        <w:rPr>
          <w:b/>
        </w:rPr>
        <w:t>Note:</w:t>
      </w:r>
      <w:r>
        <w:t xml:space="preserve"> items must not reference objects of type “other”</w:t>
      </w:r>
    </w:p>
    <w:p w14:paraId="5067B57F" w14:textId="5F80822F" w:rsidR="00D70CFE" w:rsidRDefault="00711D11" w:rsidP="004C5F54">
      <w:pPr>
        <w:pStyle w:val="Heading1"/>
        <w:numPr>
          <w:ilvl w:val="0"/>
          <w:numId w:val="47"/>
        </w:numPr>
      </w:pPr>
      <w:bookmarkStart w:id="380" w:name="_Toc494964945"/>
      <w:bookmarkStart w:id="381" w:name="_Toc444090310"/>
      <w:r>
        <w:lastRenderedPageBreak/>
        <w:t>Object</w:t>
      </w:r>
      <w:r w:rsidR="005D6247">
        <w:t xml:space="preserve"> Resource</w:t>
      </w:r>
      <w:r>
        <w:t>s</w:t>
      </w:r>
      <w:bookmarkEnd w:id="380"/>
      <w:bookmarkEnd w:id="381"/>
    </w:p>
    <w:p w14:paraId="35AA9F61" w14:textId="77777777" w:rsidR="00741DA6" w:rsidRPr="00741DA6" w:rsidRDefault="00741DA6" w:rsidP="00741DA6">
      <w:r w:rsidRPr="00741DA6">
        <w:rPr>
          <w:rStyle w:val="Glossary"/>
        </w:rPr>
        <w:t>Object resources</w:t>
      </w:r>
      <w:r>
        <w:t xml:space="preserve"> describe reusable objects that may be output (by reference) or composed into more complex objects or assemblies.</w:t>
      </w:r>
    </w:p>
    <w:p w14:paraId="40733A69" w14:textId="77777777" w:rsidR="00383060" w:rsidRPr="00383060" w:rsidRDefault="00383060" w:rsidP="00383060">
      <w:pPr>
        <w:keepNext/>
      </w:pPr>
      <w:bookmarkStart w:id="382" w:name="_Toc347418350"/>
      <w:bookmarkStart w:id="383" w:name="_Toc347496230"/>
      <w:bookmarkStart w:id="384" w:name="_Toc350870303"/>
      <w:bookmarkStart w:id="385" w:name="_Toc351679802"/>
      <w:bookmarkStart w:id="386" w:name="_Toc351853437"/>
      <w:bookmarkStart w:id="387" w:name="_Toc351854753"/>
      <w:bookmarkStart w:id="388" w:name="_Toc351854831"/>
      <w:bookmarkStart w:id="389" w:name="_Toc351905418"/>
      <w:bookmarkStart w:id="390" w:name="_Toc351911548"/>
      <w:bookmarkStart w:id="391" w:name="_Toc351911623"/>
      <w:bookmarkStart w:id="392" w:name="_Toc351918715"/>
      <w:bookmarkStart w:id="393" w:name="_Toc351918904"/>
      <w:bookmarkStart w:id="394" w:name="_Toc352578797"/>
      <w:bookmarkStart w:id="395" w:name="_Toc352687360"/>
      <w:bookmarkStart w:id="396" w:name="_Toc352691246"/>
      <w:bookmarkStart w:id="397" w:name="_Toc355442274"/>
      <w:bookmarkStart w:id="398" w:name="_Toc355442427"/>
      <w:bookmarkStart w:id="399" w:name="_Toc355449868"/>
      <w:bookmarkStart w:id="400" w:name="_Toc355543707"/>
      <w:bookmarkStart w:id="401" w:name="_Toc355543784"/>
      <w:bookmarkStart w:id="402" w:name="_Toc355554419"/>
      <w:bookmarkStart w:id="403" w:name="_Toc355554495"/>
      <w:bookmarkStart w:id="404" w:name="_Toc355616499"/>
      <w:bookmarkStart w:id="405" w:name="_Toc355616580"/>
      <w:bookmarkStart w:id="406" w:name="_Toc355618041"/>
      <w:bookmarkStart w:id="407" w:name="_Toc355620002"/>
      <w:bookmarkStart w:id="408" w:name="_Toc355620232"/>
      <w:bookmarkStart w:id="409" w:name="_Toc355629558"/>
      <w:bookmarkStart w:id="410" w:name="_Toc360525129"/>
      <w:bookmarkStart w:id="411" w:name="_Toc364798974"/>
      <w:bookmarkStart w:id="412" w:name="_Toc364982936"/>
      <w:bookmarkStart w:id="413" w:name="_Toc372578335"/>
      <w:bookmarkStart w:id="414" w:name="_Toc372578417"/>
      <w:bookmarkStart w:id="415" w:name="_Toc372678423"/>
      <w:bookmarkStart w:id="416" w:name="_Toc384049270"/>
      <w:bookmarkStart w:id="417" w:name="_Toc384049564"/>
      <w:bookmarkStart w:id="418" w:name="_Toc402522839"/>
      <w:bookmarkStart w:id="419" w:name="_Toc413418574"/>
      <w:bookmarkStart w:id="420" w:name="_Toc413418637"/>
      <w:bookmarkStart w:id="421" w:name="_Toc416448738"/>
      <w:bookmarkStart w:id="422" w:name="_Toc416456137"/>
      <w:bookmarkStart w:id="423" w:name="_Toc417308989"/>
      <w:bookmarkStart w:id="424" w:name="_Toc435015568"/>
      <w:bookmarkStart w:id="425" w:name="_Toc44409031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t xml:space="preserve">Element </w:t>
      </w:r>
      <w:r w:rsidRPr="001F33F1">
        <w:rPr>
          <w:b/>
        </w:rPr>
        <w:t>&lt;</w:t>
      </w:r>
      <w:r>
        <w:rPr>
          <w:b/>
        </w:rPr>
        <w:t>object</w:t>
      </w:r>
      <w:r w:rsidRPr="001F33F1">
        <w:rPr>
          <w:b/>
        </w:rPr>
        <w:t>&gt;</w:t>
      </w:r>
    </w:p>
    <w:tbl>
      <w:tblPr>
        <w:tblW w:w="4999" w:type="pct"/>
        <w:tblLayout w:type="fixed"/>
        <w:tblLook w:val="0000" w:firstRow="0" w:lastRow="0" w:firstColumn="0" w:lastColumn="0" w:noHBand="0" w:noVBand="0"/>
      </w:tblPr>
      <w:tblGrid>
        <w:gridCol w:w="935"/>
        <w:gridCol w:w="8413"/>
      </w:tblGrid>
      <w:tr w:rsidR="00FE14F4" w:rsidRPr="00474064" w14:paraId="770A4CD4" w14:textId="77777777" w:rsidTr="007742B6">
        <w:tc>
          <w:tcPr>
            <w:tcW w:w="500" w:type="pct"/>
            <w:tcBorders>
              <w:top w:val="single" w:sz="4" w:space="0" w:color="auto"/>
              <w:left w:val="single" w:sz="4" w:space="0" w:color="auto"/>
              <w:bottom w:val="single" w:sz="4" w:space="0" w:color="auto"/>
              <w:right w:val="single" w:sz="4" w:space="0" w:color="auto"/>
            </w:tcBorders>
          </w:tcPr>
          <w:p w14:paraId="1F94B0D4" w14:textId="77777777" w:rsidR="00FE14F4" w:rsidRPr="00474064" w:rsidRDefault="00FE14F4" w:rsidP="00515170">
            <w:pPr>
              <w:widowControl w:val="0"/>
              <w:autoSpaceDE w:val="0"/>
              <w:autoSpaceDN w:val="0"/>
              <w:adjustRightInd w:val="0"/>
              <w:spacing w:before="75" w:after="75" w:line="240" w:lineRule="auto"/>
              <w:rPr>
                <w:rFonts w:ascii="Arial" w:hAnsi="Arial" w:cs="Arial"/>
                <w:sz w:val="24"/>
                <w:szCs w:val="24"/>
              </w:rPr>
            </w:pPr>
            <w:r w:rsidRPr="00474064">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265070F6" w14:textId="1C64CF1B" w:rsidR="00FE14F4" w:rsidRPr="00474064" w:rsidRDefault="00704008" w:rsidP="00B7462B">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5C9821DE" wp14:editId="76C2708D">
                  <wp:extent cx="4914900" cy="4800600"/>
                  <wp:effectExtent l="0" t="0" r="0" b="0"/>
                  <wp:docPr id="12" name="Picture 12" descr="cid:image002.png@01D3482D.925CF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482D.925CF49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4914900" cy="4800600"/>
                          </a:xfrm>
                          <a:prstGeom prst="rect">
                            <a:avLst/>
                          </a:prstGeom>
                          <a:noFill/>
                          <a:ln>
                            <a:noFill/>
                          </a:ln>
                        </pic:spPr>
                      </pic:pic>
                    </a:graphicData>
                  </a:graphic>
                </wp:inline>
              </w:drawing>
            </w:r>
          </w:p>
        </w:tc>
      </w:tr>
      <w:tr w:rsidR="007742B6" w:rsidRPr="00474064" w14:paraId="0F06E1EE" w14:textId="77777777" w:rsidTr="007742B6">
        <w:tc>
          <w:tcPr>
            <w:tcW w:w="500" w:type="pct"/>
            <w:tcBorders>
              <w:top w:val="single" w:sz="4" w:space="0" w:color="auto"/>
              <w:left w:val="single" w:sz="4" w:space="0" w:color="auto"/>
              <w:bottom w:val="single" w:sz="4" w:space="0" w:color="auto"/>
              <w:right w:val="single" w:sz="4" w:space="0" w:color="auto"/>
            </w:tcBorders>
          </w:tcPr>
          <w:p w14:paraId="63F9574F"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5000" w:type="pct"/>
              <w:tblLayout w:type="fixed"/>
              <w:tblLook w:val="0000" w:firstRow="0" w:lastRow="0" w:firstColumn="0" w:lastColumn="0" w:noHBand="0" w:noVBand="0"/>
            </w:tblPr>
            <w:tblGrid>
              <w:gridCol w:w="1380"/>
              <w:gridCol w:w="1710"/>
              <w:gridCol w:w="810"/>
              <w:gridCol w:w="810"/>
              <w:gridCol w:w="630"/>
              <w:gridCol w:w="2857"/>
            </w:tblGrid>
            <w:tr w:rsidR="007742B6" w:rsidRPr="00474064" w14:paraId="2E9DC8DD" w14:textId="77777777" w:rsidTr="009C38C7">
              <w:tc>
                <w:tcPr>
                  <w:tcW w:w="842" w:type="pct"/>
                </w:tcPr>
                <w:p w14:paraId="6F975F3E"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Name  </w:t>
                  </w:r>
                </w:p>
              </w:tc>
              <w:tc>
                <w:tcPr>
                  <w:tcW w:w="1043" w:type="pct"/>
                </w:tcPr>
                <w:p w14:paraId="1D2DBCC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Type  </w:t>
                  </w:r>
                </w:p>
              </w:tc>
              <w:tc>
                <w:tcPr>
                  <w:tcW w:w="494" w:type="pct"/>
                </w:tcPr>
                <w:p w14:paraId="7EB0878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Use  </w:t>
                  </w:r>
                </w:p>
              </w:tc>
              <w:tc>
                <w:tcPr>
                  <w:tcW w:w="494" w:type="pct"/>
                </w:tcPr>
                <w:p w14:paraId="554CCA7E"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Default  </w:t>
                  </w:r>
                </w:p>
              </w:tc>
              <w:tc>
                <w:tcPr>
                  <w:tcW w:w="384" w:type="pct"/>
                </w:tcPr>
                <w:p w14:paraId="7E012C4C"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Fixed  </w:t>
                  </w:r>
                </w:p>
              </w:tc>
              <w:tc>
                <w:tcPr>
                  <w:tcW w:w="1743" w:type="pct"/>
                </w:tcPr>
                <w:p w14:paraId="0E0D485D"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Annotation</w:t>
                  </w:r>
                </w:p>
              </w:tc>
            </w:tr>
            <w:tr w:rsidR="007742B6" w:rsidRPr="00474064" w14:paraId="5FC6C0E1" w14:textId="77777777" w:rsidTr="009C38C7">
              <w:tc>
                <w:tcPr>
                  <w:tcW w:w="842" w:type="pct"/>
                  <w:tcBorders>
                    <w:bottom w:val="single" w:sz="4" w:space="0" w:color="auto"/>
                  </w:tcBorders>
                </w:tcPr>
                <w:p w14:paraId="762F9F26"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id  </w:t>
                  </w:r>
                </w:p>
              </w:tc>
              <w:tc>
                <w:tcPr>
                  <w:tcW w:w="1043" w:type="pct"/>
                  <w:tcBorders>
                    <w:bottom w:val="single" w:sz="4" w:space="0" w:color="auto"/>
                  </w:tcBorders>
                </w:tcPr>
                <w:p w14:paraId="1BF95EFB"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4" w:type="pct"/>
                  <w:tcBorders>
                    <w:bottom w:val="single" w:sz="4" w:space="0" w:color="auto"/>
                  </w:tcBorders>
                </w:tcPr>
                <w:p w14:paraId="48BD857F"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required  </w:t>
                  </w:r>
                </w:p>
              </w:tc>
              <w:tc>
                <w:tcPr>
                  <w:tcW w:w="494" w:type="pct"/>
                  <w:tcBorders>
                    <w:bottom w:val="single" w:sz="4" w:space="0" w:color="auto"/>
                  </w:tcBorders>
                </w:tcPr>
                <w:p w14:paraId="29B72976"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  </w:t>
                  </w:r>
                </w:p>
              </w:tc>
              <w:tc>
                <w:tcPr>
                  <w:tcW w:w="384" w:type="pct"/>
                  <w:tcBorders>
                    <w:bottom w:val="single" w:sz="4" w:space="0" w:color="auto"/>
                  </w:tcBorders>
                </w:tcPr>
                <w:p w14:paraId="72BE62EA"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  </w:t>
                  </w:r>
                </w:p>
              </w:tc>
              <w:tc>
                <w:tcPr>
                  <w:tcW w:w="1743" w:type="pct"/>
                  <w:tcBorders>
                    <w:bottom w:val="single" w:sz="4" w:space="0" w:color="auto"/>
                  </w:tcBorders>
                </w:tcPr>
                <w:p w14:paraId="0CE59D0D"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Defines the unique identifier for this object.</w:t>
                  </w:r>
                </w:p>
              </w:tc>
            </w:tr>
            <w:tr w:rsidR="007742B6" w:rsidRPr="00474064" w14:paraId="7C40B370" w14:textId="77777777" w:rsidTr="009C38C7">
              <w:tc>
                <w:tcPr>
                  <w:tcW w:w="842" w:type="pct"/>
                  <w:tcBorders>
                    <w:top w:val="single" w:sz="4" w:space="0" w:color="auto"/>
                    <w:bottom w:val="single" w:sz="4" w:space="0" w:color="auto"/>
                  </w:tcBorders>
                </w:tcPr>
                <w:p w14:paraId="66E26AAD" w14:textId="7E2AC572"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type</w:t>
                  </w:r>
                  <w:r w:rsidRPr="00161007">
                    <w:rPr>
                      <w:rFonts w:ascii="Arial" w:hAnsi="Arial" w:cs="Arial"/>
                      <w:color w:val="000000"/>
                      <w:sz w:val="16"/>
                      <w:szCs w:val="16"/>
                    </w:rPr>
                    <w:t xml:space="preserve">  </w:t>
                  </w:r>
                </w:p>
              </w:tc>
              <w:tc>
                <w:tcPr>
                  <w:tcW w:w="1043" w:type="pct"/>
                  <w:tcBorders>
                    <w:top w:val="single" w:sz="4" w:space="0" w:color="auto"/>
                    <w:bottom w:val="single" w:sz="4" w:space="0" w:color="auto"/>
                  </w:tcBorders>
                </w:tcPr>
                <w:p w14:paraId="1723611E"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b/>
                      <w:bCs/>
                      <w:color w:val="000000"/>
                      <w:sz w:val="16"/>
                      <w:szCs w:val="16"/>
                    </w:rPr>
                    <w:t>ST_</w:t>
                  </w:r>
                  <w:r>
                    <w:rPr>
                      <w:rFonts w:ascii="Arial" w:hAnsi="Arial" w:cs="Arial"/>
                      <w:b/>
                      <w:bCs/>
                      <w:color w:val="000000"/>
                      <w:sz w:val="16"/>
                      <w:szCs w:val="16"/>
                    </w:rPr>
                    <w:t>ObjectType</w:t>
                  </w:r>
                </w:p>
              </w:tc>
              <w:tc>
                <w:tcPr>
                  <w:tcW w:w="494" w:type="pct"/>
                  <w:tcBorders>
                    <w:top w:val="single" w:sz="4" w:space="0" w:color="auto"/>
                    <w:bottom w:val="single" w:sz="4" w:space="0" w:color="auto"/>
                  </w:tcBorders>
                </w:tcPr>
                <w:p w14:paraId="43516F73"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262D676B"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r>
                    <w:rPr>
                      <w:rFonts w:ascii="Arial" w:hAnsi="Arial" w:cs="Arial"/>
                      <w:color w:val="000000"/>
                      <w:sz w:val="16"/>
                      <w:szCs w:val="16"/>
                    </w:rPr>
                    <w:t>model</w:t>
                  </w:r>
                </w:p>
              </w:tc>
              <w:tc>
                <w:tcPr>
                  <w:tcW w:w="384" w:type="pct"/>
                  <w:tcBorders>
                    <w:top w:val="single" w:sz="4" w:space="0" w:color="auto"/>
                    <w:bottom w:val="single" w:sz="4" w:space="0" w:color="auto"/>
                  </w:tcBorders>
                </w:tcPr>
                <w:p w14:paraId="36E54924"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1533B8AE" w14:textId="49E59ADA" w:rsidR="00C20A00" w:rsidRPr="00A12E9C" w:rsidRDefault="007742B6"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function of the object in the model. Valid values are “model”, “solidsupport”, “support”, “surface”, or “other”.</w:t>
                  </w:r>
                  <w:r w:rsidRPr="00161007">
                    <w:rPr>
                      <w:rFonts w:ascii="Arial" w:hAnsi="Arial" w:cs="Arial"/>
                      <w:color w:val="000000"/>
                      <w:sz w:val="16"/>
                      <w:szCs w:val="16"/>
                    </w:rPr>
                    <w:t xml:space="preserve">  </w:t>
                  </w:r>
                  <w:r>
                    <w:rPr>
                      <w:rFonts w:ascii="Arial" w:hAnsi="Arial" w:cs="Arial"/>
                      <w:color w:val="000000"/>
                      <w:sz w:val="16"/>
                      <w:szCs w:val="16"/>
                    </w:rPr>
                    <w:t>A consumer MAY ignore support objects if they are not needed. The consumer MAY generate its own support objects in place of the provided support objects, but this is NOT RECOMMENDED.</w:t>
                  </w:r>
                </w:p>
              </w:tc>
            </w:tr>
            <w:tr w:rsidR="00C20A00" w:rsidRPr="00474064" w14:paraId="046083CB" w14:textId="77777777" w:rsidTr="009C38C7">
              <w:tc>
                <w:tcPr>
                  <w:tcW w:w="842" w:type="pct"/>
                  <w:tcBorders>
                    <w:top w:val="single" w:sz="4" w:space="0" w:color="auto"/>
                    <w:bottom w:val="single" w:sz="4" w:space="0" w:color="auto"/>
                  </w:tcBorders>
                </w:tcPr>
                <w:p w14:paraId="7A815F1D" w14:textId="4B9BBC6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bookmarkStart w:id="426" w:name="_Hlk515465292"/>
                  <w:r>
                    <w:rPr>
                      <w:rFonts w:ascii="Arial" w:hAnsi="Arial" w:cs="Arial"/>
                      <w:color w:val="000000"/>
                      <w:sz w:val="16"/>
                      <w:szCs w:val="16"/>
                    </w:rPr>
                    <w:lastRenderedPageBreak/>
                    <w:t>thumbnail</w:t>
                  </w:r>
                </w:p>
              </w:tc>
              <w:tc>
                <w:tcPr>
                  <w:tcW w:w="1043" w:type="pct"/>
                  <w:tcBorders>
                    <w:top w:val="single" w:sz="4" w:space="0" w:color="auto"/>
                    <w:bottom w:val="single" w:sz="4" w:space="0" w:color="auto"/>
                  </w:tcBorders>
                </w:tcPr>
                <w:p w14:paraId="502AD478" w14:textId="30979CAB" w:rsidR="00C20A00" w:rsidRPr="00161007"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ST_UriReference</w:t>
                  </w:r>
                </w:p>
              </w:tc>
              <w:tc>
                <w:tcPr>
                  <w:tcW w:w="494" w:type="pct"/>
                  <w:tcBorders>
                    <w:top w:val="single" w:sz="4" w:space="0" w:color="auto"/>
                    <w:bottom w:val="single" w:sz="4" w:space="0" w:color="auto"/>
                  </w:tcBorders>
                </w:tcPr>
                <w:p w14:paraId="1625E00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bottom w:val="single" w:sz="4" w:space="0" w:color="auto"/>
                  </w:tcBorders>
                </w:tcPr>
                <w:p w14:paraId="46103D9E"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bottom w:val="single" w:sz="4" w:space="0" w:color="auto"/>
                  </w:tcBorders>
                </w:tcPr>
                <w:p w14:paraId="78189E67"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bottom w:val="single" w:sz="4" w:space="0" w:color="auto"/>
                  </w:tcBorders>
                </w:tcPr>
                <w:p w14:paraId="6381C49C" w14:textId="57B8C1F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bookmarkStart w:id="427" w:name="_Hlk515465318"/>
                  <w:r>
                    <w:rPr>
                      <w:rFonts w:ascii="Arial" w:hAnsi="Arial" w:cs="Arial"/>
                      <w:color w:val="000000"/>
                      <w:sz w:val="16"/>
                      <w:szCs w:val="16"/>
                    </w:rPr>
                    <w:t xml:space="preserve">Path to a </w:t>
                  </w:r>
                  <w:del w:id="428" w:author="Author">
                    <w:r w:rsidDel="00BA7DED">
                      <w:rPr>
                        <w:rFonts w:ascii="Arial" w:hAnsi="Arial" w:cs="Arial"/>
                        <w:color w:val="000000"/>
                        <w:sz w:val="16"/>
                        <w:szCs w:val="16"/>
                      </w:rPr>
                      <w:delText>3D Texture</w:delText>
                    </w:r>
                  </w:del>
                  <w:ins w:id="429" w:author="Author">
                    <w:r w:rsidR="00BA7DED">
                      <w:rPr>
                        <w:rFonts w:ascii="Arial" w:hAnsi="Arial" w:cs="Arial"/>
                        <w:color w:val="000000"/>
                        <w:sz w:val="16"/>
                        <w:szCs w:val="16"/>
                      </w:rPr>
                      <w:t>thumbnail</w:t>
                    </w:r>
                  </w:ins>
                  <w:r>
                    <w:rPr>
                      <w:rFonts w:ascii="Arial" w:hAnsi="Arial" w:cs="Arial"/>
                      <w:color w:val="000000"/>
                      <w:sz w:val="16"/>
                      <w:szCs w:val="16"/>
                    </w:rPr>
                    <w:t xml:space="preserve"> of type JPEG or PNG that represents a rendered image of the object</w:t>
                  </w:r>
                  <w:bookmarkEnd w:id="427"/>
                  <w:r>
                    <w:rPr>
                      <w:rFonts w:ascii="Arial" w:hAnsi="Arial" w:cs="Arial"/>
                      <w:color w:val="000000"/>
                      <w:sz w:val="16"/>
                      <w:szCs w:val="16"/>
                    </w:rPr>
                    <w:t>.</w:t>
                  </w:r>
                </w:p>
              </w:tc>
            </w:tr>
            <w:bookmarkEnd w:id="426"/>
            <w:tr w:rsidR="00C20A00" w:rsidRPr="00474064" w14:paraId="2DDF23A5" w14:textId="77777777" w:rsidTr="009C38C7">
              <w:tc>
                <w:tcPr>
                  <w:tcW w:w="842" w:type="pct"/>
                  <w:tcBorders>
                    <w:top w:val="single" w:sz="4" w:space="0" w:color="auto"/>
                    <w:bottom w:val="single" w:sz="4" w:space="0" w:color="auto"/>
                  </w:tcBorders>
                </w:tcPr>
                <w:p w14:paraId="41BFE1B1" w14:textId="2B63525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partnumber</w:t>
                  </w:r>
                </w:p>
              </w:tc>
              <w:tc>
                <w:tcPr>
                  <w:tcW w:w="1043" w:type="pct"/>
                  <w:tcBorders>
                    <w:top w:val="single" w:sz="4" w:space="0" w:color="auto"/>
                    <w:bottom w:val="single" w:sz="4" w:space="0" w:color="auto"/>
                  </w:tcBorders>
                </w:tcPr>
                <w:p w14:paraId="794221EF" w14:textId="1C5A903A"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xs:string</w:t>
                  </w:r>
                </w:p>
              </w:tc>
              <w:tc>
                <w:tcPr>
                  <w:tcW w:w="494" w:type="pct"/>
                  <w:tcBorders>
                    <w:top w:val="single" w:sz="4" w:space="0" w:color="auto"/>
                    <w:bottom w:val="single" w:sz="4" w:space="0" w:color="auto"/>
                  </w:tcBorders>
                </w:tcPr>
                <w:p w14:paraId="791CB77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bottom w:val="single" w:sz="4" w:space="0" w:color="auto"/>
                  </w:tcBorders>
                </w:tcPr>
                <w:p w14:paraId="5DB77B4A"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bottom w:val="single" w:sz="4" w:space="0" w:color="auto"/>
                  </w:tcBorders>
                </w:tcPr>
                <w:p w14:paraId="6301BA1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bottom w:val="single" w:sz="4" w:space="0" w:color="auto"/>
                  </w:tcBorders>
                </w:tcPr>
                <w:p w14:paraId="544D205B" w14:textId="595BB286"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Part number, which editors SHOULD maintain during the process of modifying and deriving objects.</w:t>
                  </w:r>
                </w:p>
              </w:tc>
            </w:tr>
            <w:tr w:rsidR="00C20A00" w:rsidRPr="00474064" w14:paraId="372E347D" w14:textId="77777777" w:rsidTr="009C38C7">
              <w:tc>
                <w:tcPr>
                  <w:tcW w:w="842" w:type="pct"/>
                  <w:tcBorders>
                    <w:top w:val="single" w:sz="4" w:space="0" w:color="auto"/>
                    <w:bottom w:val="single" w:sz="4" w:space="0" w:color="auto"/>
                  </w:tcBorders>
                </w:tcPr>
                <w:p w14:paraId="6D3E207B" w14:textId="78B2E5D4"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w:t>
                  </w:r>
                </w:p>
              </w:tc>
              <w:tc>
                <w:tcPr>
                  <w:tcW w:w="1043" w:type="pct"/>
                  <w:tcBorders>
                    <w:top w:val="single" w:sz="4" w:space="0" w:color="auto"/>
                    <w:bottom w:val="single" w:sz="4" w:space="0" w:color="auto"/>
                  </w:tcBorders>
                </w:tcPr>
                <w:p w14:paraId="03710201" w14:textId="0227F46C"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xs:string</w:t>
                  </w:r>
                </w:p>
              </w:tc>
              <w:tc>
                <w:tcPr>
                  <w:tcW w:w="494" w:type="pct"/>
                  <w:tcBorders>
                    <w:top w:val="single" w:sz="4" w:space="0" w:color="auto"/>
                    <w:bottom w:val="single" w:sz="4" w:space="0" w:color="auto"/>
                  </w:tcBorders>
                </w:tcPr>
                <w:p w14:paraId="21668275" w14:textId="51D89732"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74A78EC7" w14:textId="7D2D2956"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384" w:type="pct"/>
                  <w:tcBorders>
                    <w:top w:val="single" w:sz="4" w:space="0" w:color="auto"/>
                    <w:bottom w:val="single" w:sz="4" w:space="0" w:color="auto"/>
                  </w:tcBorders>
                </w:tcPr>
                <w:p w14:paraId="5B1D650C" w14:textId="4897C6B9"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11BA67D6" w14:textId="01AF7211"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 of object to improve readability.</w:t>
                  </w:r>
                </w:p>
              </w:tc>
            </w:tr>
            <w:tr w:rsidR="00C20A00" w:rsidRPr="00474064" w14:paraId="0491E074" w14:textId="77777777" w:rsidTr="009C38C7">
              <w:tc>
                <w:tcPr>
                  <w:tcW w:w="842" w:type="pct"/>
                  <w:tcBorders>
                    <w:top w:val="single" w:sz="4" w:space="0" w:color="auto"/>
                    <w:bottom w:val="single" w:sz="4" w:space="0" w:color="auto"/>
                  </w:tcBorders>
                </w:tcPr>
                <w:p w14:paraId="5930D3C9"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pid</w:t>
                  </w:r>
                  <w:r w:rsidRPr="00474064">
                    <w:rPr>
                      <w:rFonts w:ascii="Arial" w:hAnsi="Arial" w:cs="Arial"/>
                      <w:color w:val="000000"/>
                      <w:sz w:val="16"/>
                      <w:szCs w:val="16"/>
                    </w:rPr>
                    <w:t xml:space="preserve">  </w:t>
                  </w:r>
                </w:p>
              </w:tc>
              <w:tc>
                <w:tcPr>
                  <w:tcW w:w="1043" w:type="pct"/>
                  <w:tcBorders>
                    <w:top w:val="single" w:sz="4" w:space="0" w:color="auto"/>
                    <w:bottom w:val="single" w:sz="4" w:space="0" w:color="auto"/>
                  </w:tcBorders>
                </w:tcPr>
                <w:p w14:paraId="4139A8DA" w14:textId="1B0D80F9" w:rsidR="00C20A00" w:rsidRPr="00161007"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w:t>
                  </w:r>
                  <w:r w:rsidR="00136536">
                    <w:rPr>
                      <w:rFonts w:ascii="Arial" w:hAnsi="Arial" w:cs="Arial"/>
                      <w:b/>
                      <w:bCs/>
                      <w:color w:val="000000"/>
                      <w:sz w:val="16"/>
                      <w:szCs w:val="16"/>
                    </w:rPr>
                    <w:t>D</w:t>
                  </w:r>
                </w:p>
              </w:tc>
              <w:tc>
                <w:tcPr>
                  <w:tcW w:w="494" w:type="pct"/>
                  <w:tcBorders>
                    <w:top w:val="single" w:sz="4" w:space="0" w:color="auto"/>
                    <w:bottom w:val="single" w:sz="4" w:space="0" w:color="auto"/>
                  </w:tcBorders>
                </w:tcPr>
                <w:p w14:paraId="5C0F7D13"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593E1F7D"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384" w:type="pct"/>
                  <w:tcBorders>
                    <w:top w:val="single" w:sz="4" w:space="0" w:color="auto"/>
                    <w:bottom w:val="single" w:sz="4" w:space="0" w:color="auto"/>
                  </w:tcBorders>
                </w:tcPr>
                <w:p w14:paraId="3F4AD33B"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34964996"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the property group element with the matching id attribute value (e.g. &lt;basematerials&gt;). It is REQUIRED if pindex is specified.</w:t>
                  </w:r>
                </w:p>
              </w:tc>
            </w:tr>
            <w:tr w:rsidR="00C20A00" w:rsidRPr="00474064" w14:paraId="5E496812" w14:textId="77777777" w:rsidTr="007742B6">
              <w:tc>
                <w:tcPr>
                  <w:tcW w:w="842" w:type="pct"/>
                  <w:tcBorders>
                    <w:top w:val="single" w:sz="4" w:space="0" w:color="auto"/>
                  </w:tcBorders>
                </w:tcPr>
                <w:p w14:paraId="6B5C7743"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pindex</w:t>
                  </w:r>
                </w:p>
              </w:tc>
              <w:tc>
                <w:tcPr>
                  <w:tcW w:w="1043" w:type="pct"/>
                  <w:tcBorders>
                    <w:top w:val="single" w:sz="4" w:space="0" w:color="auto"/>
                  </w:tcBorders>
                </w:tcPr>
                <w:p w14:paraId="55583D39" w14:textId="77777777"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ST_ResourceIndex</w:t>
                  </w:r>
                </w:p>
              </w:tc>
              <w:tc>
                <w:tcPr>
                  <w:tcW w:w="494" w:type="pct"/>
                  <w:tcBorders>
                    <w:top w:val="single" w:sz="4" w:space="0" w:color="auto"/>
                  </w:tcBorders>
                </w:tcPr>
                <w:p w14:paraId="3531A586"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tcBorders>
                </w:tcPr>
                <w:p w14:paraId="4CA7DC26"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tcBorders>
                </w:tcPr>
                <w:p w14:paraId="5EB568CE"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tcBorders>
                </w:tcPr>
                <w:p w14:paraId="7082A038"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References a zero-based index into the properties group specified by pid. This property is used to build the object.</w:t>
                  </w:r>
                </w:p>
              </w:tc>
            </w:tr>
          </w:tbl>
          <w:p w14:paraId="402CBAC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p>
        </w:tc>
      </w:tr>
      <w:tr w:rsidR="00270B39" w:rsidRPr="00474064" w14:paraId="79D0B608" w14:textId="77777777" w:rsidTr="007742B6">
        <w:tc>
          <w:tcPr>
            <w:tcW w:w="500" w:type="pct"/>
            <w:tcBorders>
              <w:top w:val="single" w:sz="4" w:space="0" w:color="auto"/>
              <w:left w:val="single" w:sz="4" w:space="0" w:color="auto"/>
              <w:bottom w:val="single" w:sz="4" w:space="0" w:color="auto"/>
              <w:right w:val="single" w:sz="4" w:space="0" w:color="auto"/>
            </w:tcBorders>
          </w:tcPr>
          <w:p w14:paraId="73CC356B" w14:textId="27038277" w:rsidR="00270B39" w:rsidRPr="00474064" w:rsidRDefault="00270B39" w:rsidP="00515170">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lastRenderedPageBreak/>
              <w:t>elements</w:t>
            </w:r>
          </w:p>
        </w:tc>
        <w:tc>
          <w:tcPr>
            <w:tcW w:w="4500" w:type="pct"/>
            <w:tcBorders>
              <w:top w:val="single" w:sz="4" w:space="0" w:color="auto"/>
              <w:left w:val="single" w:sz="4" w:space="0" w:color="auto"/>
              <w:bottom w:val="single" w:sz="4" w:space="0" w:color="auto"/>
              <w:right w:val="single" w:sz="4" w:space="0" w:color="auto"/>
            </w:tcBorders>
          </w:tcPr>
          <w:tbl>
            <w:tblPr>
              <w:tblW w:w="5000" w:type="pct"/>
              <w:tblLayout w:type="fixed"/>
              <w:tblLook w:val="0000" w:firstRow="0" w:lastRow="0" w:firstColumn="0" w:lastColumn="0" w:noHBand="0" w:noVBand="0"/>
            </w:tblPr>
            <w:tblGrid>
              <w:gridCol w:w="1380"/>
              <w:gridCol w:w="1710"/>
              <w:gridCol w:w="810"/>
              <w:gridCol w:w="810"/>
              <w:gridCol w:w="630"/>
              <w:gridCol w:w="2857"/>
            </w:tblGrid>
            <w:tr w:rsidR="00270B39" w14:paraId="3658937C" w14:textId="77777777" w:rsidTr="007742B6">
              <w:tc>
                <w:tcPr>
                  <w:tcW w:w="842" w:type="pct"/>
                </w:tcPr>
                <w:p w14:paraId="6A51BCED" w14:textId="77777777" w:rsidR="00270B39"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metadatagroup</w:t>
                  </w:r>
                </w:p>
              </w:tc>
              <w:tc>
                <w:tcPr>
                  <w:tcW w:w="1043" w:type="pct"/>
                </w:tcPr>
                <w:p w14:paraId="5CC9B001" w14:textId="77777777" w:rsidR="00270B39" w:rsidRDefault="00270B39"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CT_MetadataGroup</w:t>
                  </w:r>
                </w:p>
              </w:tc>
              <w:tc>
                <w:tcPr>
                  <w:tcW w:w="494" w:type="pct"/>
                </w:tcPr>
                <w:p w14:paraId="40720362"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Pr>
                <w:p w14:paraId="70F8AB74"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Pr>
                <w:p w14:paraId="0ED66DB7"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Pr>
                <w:p w14:paraId="533BC099" w14:textId="77777777" w:rsidR="00270B39"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An optional group of CT_Metadata elements as specified in the Metadata section of Model.</w:t>
                  </w:r>
                </w:p>
              </w:tc>
            </w:tr>
          </w:tbl>
          <w:p w14:paraId="7C2A3218" w14:textId="77777777" w:rsidR="00270B39" w:rsidRPr="00474064" w:rsidRDefault="00270B39" w:rsidP="00CB6E25">
            <w:pPr>
              <w:widowControl w:val="0"/>
              <w:autoSpaceDE w:val="0"/>
              <w:autoSpaceDN w:val="0"/>
              <w:adjustRightInd w:val="0"/>
              <w:spacing w:before="60" w:after="60" w:line="240" w:lineRule="auto"/>
              <w:rPr>
                <w:rFonts w:ascii="Arial" w:hAnsi="Arial" w:cs="Arial"/>
                <w:color w:val="808080"/>
                <w:sz w:val="16"/>
                <w:szCs w:val="16"/>
              </w:rPr>
            </w:pPr>
          </w:p>
        </w:tc>
      </w:tr>
    </w:tbl>
    <w:p w14:paraId="6320D49F" w14:textId="680638F5" w:rsidR="00FE14F4" w:rsidRDefault="00DD21F2" w:rsidP="002E1B9C">
      <w:pPr>
        <w:spacing w:before="120"/>
      </w:pPr>
      <w:r>
        <w:t xml:space="preserve">An object resource is defined by an &lt;object&gt; element. An &lt;object&gt; element has attributes for </w:t>
      </w:r>
      <w:r w:rsidR="00795A29">
        <w:t xml:space="preserve">the </w:t>
      </w:r>
      <w:r w:rsidR="009E0304">
        <w:t xml:space="preserve">property </w:t>
      </w:r>
      <w:r w:rsidR="00795A29">
        <w:t xml:space="preserve">group and specific </w:t>
      </w:r>
      <w:r w:rsidR="009E0304">
        <w:t xml:space="preserve">property </w:t>
      </w:r>
      <w:r w:rsidR="00795A29">
        <w:t>member</w:t>
      </w:r>
      <w:r w:rsidR="008A1C1E">
        <w:t xml:space="preserve"> </w:t>
      </w:r>
      <w:r>
        <w:t>that are to be applied to the entire object, except where overridden by a descendant element</w:t>
      </w:r>
      <w:r w:rsidR="00795A29">
        <w:t>, such as a &lt;triangle&gt; element or</w:t>
      </w:r>
      <w:r w:rsidR="00F470DE">
        <w:t xml:space="preserve"> a component-referenced &lt;object&gt; element</w:t>
      </w:r>
      <w:r>
        <w:t>.</w:t>
      </w:r>
      <w:r w:rsidR="000048BC">
        <w:t xml:space="preserve"> If this object contains any triangles with assigned materials, the object MUST specify </w:t>
      </w:r>
      <w:r w:rsidR="009E0304">
        <w:t xml:space="preserve">pid </w:t>
      </w:r>
      <w:r w:rsidR="000048BC">
        <w:t xml:space="preserve">and </w:t>
      </w:r>
      <w:r w:rsidR="009E0304">
        <w:t>pindex</w:t>
      </w:r>
      <w:r w:rsidR="000048BC">
        <w:t xml:space="preserve">, to act as default values for any triangles with unspecified </w:t>
      </w:r>
      <w:r w:rsidR="009E0304">
        <w:t>properties</w:t>
      </w:r>
      <w:r w:rsidR="000048BC">
        <w:t xml:space="preserve">. </w:t>
      </w:r>
      <w:r w:rsidR="00E203D8">
        <w:t xml:space="preserve">If no </w:t>
      </w:r>
      <w:r w:rsidR="009E0304">
        <w:t>properties</w:t>
      </w:r>
      <w:r w:rsidR="00F91CB0">
        <w:t xml:space="preserve"> </w:t>
      </w:r>
      <w:r w:rsidR="00E203D8">
        <w:t xml:space="preserve">are assigned at all, </w:t>
      </w:r>
      <w:r w:rsidR="00406E78">
        <w:t xml:space="preserve">the choice for the </w:t>
      </w:r>
      <w:r w:rsidR="009E0304">
        <w:t xml:space="preserve">properties </w:t>
      </w:r>
      <w:r w:rsidR="00406E78">
        <w:t>of the object is left to the consumer.</w:t>
      </w:r>
    </w:p>
    <w:p w14:paraId="1631695C" w14:textId="474B7C1A" w:rsidR="00820183" w:rsidRDefault="00820183">
      <w:pPr>
        <w:spacing w:before="120"/>
      </w:pPr>
      <w:r>
        <w:t>The object type is ignored on objects that contain components, since the type is always overridden by descendant objects.</w:t>
      </w:r>
      <w:r w:rsidR="00DE0733">
        <w:t xml:space="preserve"> Producers MUST NOT assign pid or pindex attributes to objects that contain components</w:t>
      </w:r>
      <w:r w:rsidR="005A22F5">
        <w:t xml:space="preserve">. This ensures that an object with no material will not be split into two representations with different materials due to being referenced as a component in multiple objects. </w:t>
      </w:r>
    </w:p>
    <w:p w14:paraId="0666FA5E" w14:textId="3AE5D480" w:rsidR="00F86AB8" w:rsidRDefault="00F86AB8" w:rsidP="002E1B9C">
      <w:pPr>
        <w:spacing w:before="120"/>
      </w:pPr>
      <w:bookmarkStart w:id="430" w:name="_Hlk515465400"/>
      <w:r>
        <w:t xml:space="preserve">Object thumbnails MUST have an appropriate </w:t>
      </w:r>
      <w:del w:id="431" w:author="Author">
        <w:r w:rsidDel="00BA7DED">
          <w:delText>3D Texture</w:delText>
        </w:r>
      </w:del>
      <w:ins w:id="432" w:author="Author">
        <w:r w:rsidR="00BA7DED">
          <w:t>thumbnail</w:t>
        </w:r>
      </w:ins>
      <w:r>
        <w:t xml:space="preserve"> relationship to the model part as described in section 2.1.1.</w:t>
      </w:r>
      <w:ins w:id="433" w:author="Author">
        <w:r w:rsidR="00BA7DED">
          <w:t xml:space="preserve"> </w:t>
        </w:r>
        <w:commentRangeStart w:id="434"/>
        <w:r w:rsidR="00BA7DED">
          <w:t>Consumers MAY find additional thumbnails associated with the 3D Texture relationship, for backwards compatibility</w:t>
        </w:r>
      </w:ins>
      <w:commentRangeEnd w:id="434"/>
      <w:r w:rsidR="00A44387">
        <w:rPr>
          <w:rStyle w:val="CommentReference"/>
        </w:rPr>
        <w:commentReference w:id="434"/>
      </w:r>
      <w:ins w:id="435" w:author="Author">
        <w:r w:rsidR="00BA7DED">
          <w:t>. Producers MUST store thumbnails with the thumbnail relationship in an associated thumbnail part.</w:t>
        </w:r>
      </w:ins>
    </w:p>
    <w:bookmarkEnd w:id="430"/>
    <w:p w14:paraId="0301548C" w14:textId="65152D50" w:rsidR="00D203FC" w:rsidRPr="00FE14F4" w:rsidRDefault="00A36A45" w:rsidP="002E1B9C">
      <w:pPr>
        <w:spacing w:before="120"/>
      </w:pPr>
      <w:r>
        <w:t xml:space="preserve">Part numbers are intended as a way to keep track of objects which may have been modified during a tool chain. When editing or processing a 3MF document, these part numbers SHOULD be </w:t>
      </w:r>
      <w:r w:rsidR="00F024D8">
        <w:t>preserved</w:t>
      </w:r>
      <w:r>
        <w:t xml:space="preserve"> to the greatest degree possible, duplicating them for objects split into pieces, removing them from objects that are combined, and maintaining them for objects that are modified. </w:t>
      </w:r>
    </w:p>
    <w:p w14:paraId="520B67F5" w14:textId="19759947" w:rsidR="00FF5E70" w:rsidRDefault="00486028">
      <w:pPr>
        <w:pStyle w:val="Heading2"/>
        <w:numPr>
          <w:ilvl w:val="1"/>
          <w:numId w:val="47"/>
        </w:numPr>
      </w:pPr>
      <w:bookmarkStart w:id="436" w:name="_Toc494964946"/>
      <w:bookmarkStart w:id="437" w:name="_Toc444090312"/>
      <w:r>
        <w:lastRenderedPageBreak/>
        <w:t>Meshes</w:t>
      </w:r>
      <w:bookmarkEnd w:id="436"/>
      <w:bookmarkEnd w:id="437"/>
    </w:p>
    <w:p w14:paraId="7AEBDCF3" w14:textId="77777777" w:rsidR="00383060" w:rsidRPr="00383060" w:rsidRDefault="00383060" w:rsidP="00AD0BDA">
      <w:pPr>
        <w:keepNext/>
      </w:pPr>
      <w:r>
        <w:t xml:space="preserve">Element </w:t>
      </w:r>
      <w:r w:rsidRPr="001F33F1">
        <w:rPr>
          <w:b/>
        </w:rPr>
        <w:t>&lt;</w:t>
      </w:r>
      <w:r>
        <w:rPr>
          <w:b/>
        </w:rPr>
        <w:t>mesh</w:t>
      </w:r>
      <w:r w:rsidRPr="001F33F1">
        <w:rPr>
          <w:b/>
        </w:rPr>
        <w:t>&gt;</w:t>
      </w:r>
    </w:p>
    <w:tbl>
      <w:tblPr>
        <w:tblW w:w="4999" w:type="pct"/>
        <w:tblLook w:val="0000" w:firstRow="0" w:lastRow="0" w:firstColumn="0" w:lastColumn="0" w:noHBand="0" w:noVBand="0"/>
      </w:tblPr>
      <w:tblGrid>
        <w:gridCol w:w="935"/>
        <w:gridCol w:w="8413"/>
      </w:tblGrid>
      <w:tr w:rsidR="00711D11" w:rsidRPr="00C70D2C" w14:paraId="2C0931EC" w14:textId="77777777">
        <w:tc>
          <w:tcPr>
            <w:tcW w:w="490" w:type="pct"/>
            <w:tcBorders>
              <w:top w:val="single" w:sz="4" w:space="0" w:color="auto"/>
              <w:left w:val="single" w:sz="4" w:space="0" w:color="auto"/>
              <w:bottom w:val="single" w:sz="4" w:space="0" w:color="auto"/>
              <w:right w:val="single" w:sz="4" w:space="0" w:color="auto"/>
            </w:tcBorders>
          </w:tcPr>
          <w:p w14:paraId="45884FD0" w14:textId="77777777" w:rsidR="00711D11" w:rsidRPr="00C70D2C" w:rsidRDefault="00711D11" w:rsidP="007F0D7D">
            <w:pPr>
              <w:widowControl w:val="0"/>
              <w:autoSpaceDE w:val="0"/>
              <w:autoSpaceDN w:val="0"/>
              <w:adjustRightInd w:val="0"/>
              <w:spacing w:before="75" w:after="75" w:line="240" w:lineRule="auto"/>
              <w:rPr>
                <w:rFonts w:ascii="Arial" w:hAnsi="Arial" w:cs="Arial"/>
                <w:sz w:val="24"/>
                <w:szCs w:val="24"/>
              </w:rPr>
            </w:pPr>
            <w:r w:rsidRPr="00C70D2C">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96AAA05" w14:textId="77777777" w:rsidR="00711D11" w:rsidRPr="00C70D2C" w:rsidRDefault="0001515B" w:rsidP="004C035C">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2ED0612" wp14:editId="4A0EA6E5">
                  <wp:extent cx="3657600" cy="1587500"/>
                  <wp:effectExtent l="0" t="0" r="0" b="0"/>
                  <wp:docPr id="14" name="Picture 5" descr="mesh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hXS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1587500"/>
                          </a:xfrm>
                          <a:prstGeom prst="rect">
                            <a:avLst/>
                          </a:prstGeom>
                          <a:noFill/>
                          <a:ln>
                            <a:noFill/>
                          </a:ln>
                        </pic:spPr>
                      </pic:pic>
                    </a:graphicData>
                  </a:graphic>
                </wp:inline>
              </w:drawing>
            </w:r>
          </w:p>
        </w:tc>
      </w:tr>
    </w:tbl>
    <w:p w14:paraId="77CCF5BC" w14:textId="77777777" w:rsidR="00711D11" w:rsidRPr="00711D11" w:rsidRDefault="00711D11" w:rsidP="00711D11"/>
    <w:p w14:paraId="0CFC26AF" w14:textId="77777777" w:rsidR="00483D5B" w:rsidRDefault="00483D5B" w:rsidP="00483D5B">
      <w:r>
        <w:t xml:space="preserve">The &lt;mesh&gt; element is the root of a </w:t>
      </w:r>
      <w:r w:rsidR="009572C9">
        <w:t xml:space="preserve">triangular </w:t>
      </w:r>
      <w:r w:rsidRPr="00BC3F6A">
        <w:rPr>
          <w:rStyle w:val="Glossary"/>
        </w:rPr>
        <w:t>mesh</w:t>
      </w:r>
      <w:r>
        <w:t xml:space="preserve"> representation of an object volume</w:t>
      </w:r>
      <w:r w:rsidR="00F470DE">
        <w:t>. It contains a set of vertices and</w:t>
      </w:r>
      <w:r>
        <w:t xml:space="preserve"> a set of triangles</w:t>
      </w:r>
      <w:r w:rsidR="00647273">
        <w:t>.</w:t>
      </w:r>
    </w:p>
    <w:p w14:paraId="4064C4F1" w14:textId="2786DBBD" w:rsidR="00426523" w:rsidRDefault="00B05CAA" w:rsidP="00483D5B">
      <w:r>
        <w:t>If t</w:t>
      </w:r>
      <w:r w:rsidR="001440BB">
        <w:t xml:space="preserve">he mesh </w:t>
      </w:r>
      <w:r>
        <w:t>is under an object of type “model”</w:t>
      </w:r>
      <w:r w:rsidR="0040558E">
        <w:t xml:space="preserve"> or “solidsupport”</w:t>
      </w:r>
      <w:r>
        <w:t xml:space="preserve">, it </w:t>
      </w:r>
      <w:r w:rsidR="001440BB">
        <w:t>MUST have</w:t>
      </w:r>
      <w:r w:rsidR="00426523">
        <w:t>:</w:t>
      </w:r>
    </w:p>
    <w:p w14:paraId="74E42252" w14:textId="77777777" w:rsidR="00426523" w:rsidRDefault="00426523" w:rsidP="00426523">
      <w:pPr>
        <w:pStyle w:val="ListParagraph"/>
        <w:numPr>
          <w:ilvl w:val="0"/>
          <w:numId w:val="45"/>
        </w:numPr>
      </w:pPr>
      <w:r>
        <w:t>Manifold</w:t>
      </w:r>
      <w:r w:rsidR="001440BB">
        <w:t xml:space="preserve"> Edges</w:t>
      </w:r>
      <w:r>
        <w:t>:</w:t>
      </w:r>
      <w:r w:rsidR="00FC716E">
        <w:t xml:space="preserve"> </w:t>
      </w:r>
      <w:r>
        <w:t>E</w:t>
      </w:r>
      <w:r w:rsidR="008E5F7F">
        <w:t xml:space="preserve">very triangle edge in the mesh shares common vertex endpoints with </w:t>
      </w:r>
      <w:r>
        <w:t xml:space="preserve">the </w:t>
      </w:r>
      <w:r w:rsidR="008E5F7F">
        <w:t xml:space="preserve">edge of </w:t>
      </w:r>
      <w:r>
        <w:t xml:space="preserve">exactly 1 </w:t>
      </w:r>
      <w:r w:rsidR="008E5F7F">
        <w:t>other triangle</w:t>
      </w:r>
      <w:r w:rsidR="001440BB">
        <w:t>.</w:t>
      </w:r>
      <w:r w:rsidR="00092779">
        <w:t xml:space="preserve"> </w:t>
      </w:r>
    </w:p>
    <w:p w14:paraId="6F059CA5" w14:textId="19FEF6AC" w:rsidR="001440BB" w:rsidRDefault="001440BB" w:rsidP="003B2247">
      <w:pPr>
        <w:pStyle w:val="ListParagraph"/>
        <w:numPr>
          <w:ilvl w:val="0"/>
          <w:numId w:val="45"/>
        </w:numPr>
      </w:pPr>
      <w:r>
        <w:t>Consistent</w:t>
      </w:r>
      <w:r w:rsidR="00426523">
        <w:t xml:space="preserve"> </w:t>
      </w:r>
      <w:r>
        <w:t xml:space="preserve">Triangle </w:t>
      </w:r>
      <w:r w:rsidR="00426523">
        <w:t>Orientat</w:t>
      </w:r>
      <w:r>
        <w:t>ion</w:t>
      </w:r>
      <w:r w:rsidR="00426523">
        <w:t>: E</w:t>
      </w:r>
      <w:r w:rsidR="00A576A6">
        <w:t>very pair of adjacent triangles within the mesh MUST have the same orientation of the face normal toward the exterior of the mesh, meaning that the order of declaration of the vertices on the shared edge MUST be in the opposite order. For example, if Triangle1 has vertices ABC and Triangle2 has vertices DEF and Triangle1 and Triangle2 share the AB/DE edge, then it MUST be the case that</w:t>
      </w:r>
      <w:r w:rsidR="00943F71">
        <w:t xml:space="preserve"> vertices</w:t>
      </w:r>
      <w:r w:rsidR="00A576A6">
        <w:t xml:space="preserve"> A=E and </w:t>
      </w:r>
      <w:r w:rsidR="00943F71">
        <w:t xml:space="preserve">vertices </w:t>
      </w:r>
      <w:r w:rsidR="00A576A6">
        <w:t xml:space="preserve">B=D (see figure </w:t>
      </w:r>
      <w:r w:rsidR="00943F71">
        <w:t xml:space="preserve">4-1 </w:t>
      </w:r>
      <w:r w:rsidR="00A576A6">
        <w:t xml:space="preserve">below). </w:t>
      </w:r>
      <w:r w:rsidR="00BD6D79">
        <w:t xml:space="preserve">A triangle face normal (for triangle ABC, in that order) throughout this specification is defined as </w:t>
      </w:r>
      <w:r w:rsidR="00BD6D79" w:rsidRPr="00BD6D79">
        <w:t xml:space="preserve">a unit vector in the direction of the vector cross product (B - A) x (C - </w:t>
      </w:r>
      <w:r w:rsidR="00830A19">
        <w:t>A</w:t>
      </w:r>
      <w:r w:rsidR="00BD6D79" w:rsidRPr="00BD6D79">
        <w:t>)</w:t>
      </w:r>
      <w:r w:rsidR="00BD6D79">
        <w:t>.</w:t>
      </w:r>
      <w:r w:rsidR="00795A29">
        <w:t xml:space="preserve"> For example, the triangles shown in figure 4-1 have normals pointing out of the page.</w:t>
      </w:r>
      <w:r w:rsidR="00E011F5">
        <w:t xml:space="preserve"> If the applied transformation has a negative determinant, the vertex ordering of those triangles MUST be inverted in order to preserve the sign of the volume.</w:t>
      </w:r>
    </w:p>
    <w:p w14:paraId="45F88657" w14:textId="50641FA5" w:rsidR="0040558E" w:rsidRDefault="00E74FAC" w:rsidP="008667A1">
      <w:pPr>
        <w:pStyle w:val="ListParagraph"/>
        <w:numPr>
          <w:ilvl w:val="0"/>
          <w:numId w:val="45"/>
        </w:numPr>
      </w:pPr>
      <w:r>
        <w:t>Outward-facing normals</w:t>
      </w:r>
      <w:r w:rsidR="001440BB">
        <w:t>: All triangles MUST be oriented with normals</w:t>
      </w:r>
      <w:r>
        <w:t xml:space="preserve"> that point away from the interior of the object</w:t>
      </w:r>
      <w:r w:rsidR="00795A29">
        <w:t>.</w:t>
      </w:r>
      <w:r>
        <w:t xml:space="preserve"> Meshes with negative volume will not be printed (or will become voids), in accordance with the Positive fill rule defined in the next section. </w:t>
      </w:r>
      <w:r w:rsidR="00795A29">
        <w:t>In combination with the preceding two rules, a mesh is therefore a</w:t>
      </w:r>
      <w:r w:rsidR="001440BB">
        <w:t xml:space="preserve"> continuous surface without holes, gaps, open edges, or non-orientable surfaces (e.g. Klein bottle).</w:t>
      </w:r>
      <w:r w:rsidR="00E011F5">
        <w:t xml:space="preserve"> </w:t>
      </w:r>
    </w:p>
    <w:p w14:paraId="5DE3F5CA" w14:textId="77777777" w:rsidR="0040558E" w:rsidRPr="00843382" w:rsidRDefault="0040558E" w:rsidP="0040558E">
      <w:pPr>
        <w:keepNext/>
        <w:rPr>
          <w:i/>
        </w:rPr>
      </w:pPr>
      <w:r>
        <w:rPr>
          <w:i/>
        </w:rPr>
        <w:lastRenderedPageBreak/>
        <w:t>Figure 4-1. Consistent triangle orientation</w:t>
      </w:r>
    </w:p>
    <w:p w14:paraId="51B72719" w14:textId="31EC0B64" w:rsidR="0040558E" w:rsidRDefault="0040558E">
      <w:r>
        <w:rPr>
          <w:noProof/>
        </w:rPr>
        <mc:AlternateContent>
          <mc:Choice Requires="wpc">
            <w:drawing>
              <wp:inline distT="0" distB="0" distL="0" distR="0" wp14:anchorId="30E528FB" wp14:editId="2BF7550A">
                <wp:extent cx="2552065" cy="1885315"/>
                <wp:effectExtent l="0" t="0" r="0" b="0"/>
                <wp:docPr id="104" name="Canvas 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8" name="Group 115"/>
                        <wpg:cNvGrpSpPr>
                          <a:grpSpLocks/>
                        </wpg:cNvGrpSpPr>
                        <wpg:grpSpPr bwMode="auto">
                          <a:xfrm>
                            <a:off x="141604" y="202602"/>
                            <a:ext cx="2145555" cy="1646813"/>
                            <a:chOff x="5905" y="2392"/>
                            <a:chExt cx="21454" cy="16467"/>
                          </a:xfrm>
                        </wpg:grpSpPr>
                        <wpg:grpSp>
                          <wpg:cNvPr id="309" name="Group 102"/>
                          <wpg:cNvGrpSpPr>
                            <a:grpSpLocks/>
                          </wpg:cNvGrpSpPr>
                          <wpg:grpSpPr bwMode="auto">
                            <a:xfrm>
                              <a:off x="6095" y="2392"/>
                              <a:ext cx="21265" cy="15610"/>
                              <a:chOff x="6095" y="2392"/>
                              <a:chExt cx="21264" cy="15609"/>
                            </a:xfrm>
                          </wpg:grpSpPr>
                          <wps:wsp>
                            <wps:cNvPr id="310" name="Isosceles Triangle 99"/>
                            <wps:cNvSpPr>
                              <a:spLocks noChangeArrowheads="1"/>
                            </wps:cNvSpPr>
                            <wps:spPr bwMode="auto">
                              <a:xfrm>
                                <a:off x="6095" y="6226"/>
                                <a:ext cx="13661" cy="11776"/>
                              </a:xfrm>
                              <a:prstGeom prst="triangle">
                                <a:avLst>
                                  <a:gd name="adj"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1" name="Isosceles Triangle 101"/>
                            <wps:cNvSpPr>
                              <a:spLocks noChangeArrowheads="1"/>
                            </wps:cNvSpPr>
                            <wps:spPr bwMode="auto">
                              <a:xfrm rot="3600000">
                                <a:off x="14645" y="3336"/>
                                <a:ext cx="13660" cy="11771"/>
                              </a:xfrm>
                              <a:prstGeom prst="triangle">
                                <a:avLst>
                                  <a:gd name="adj"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28B39F" w14:textId="77777777" w:rsidR="005D3F28" w:rsidRDefault="005D3F28" w:rsidP="0040558E">
                                  <w:pPr>
                                    <w:rPr>
                                      <w:rFonts w:eastAsia="Times New Roman"/>
                                    </w:rPr>
                                  </w:pPr>
                                </w:p>
                              </w:txbxContent>
                            </wps:txbx>
                            <wps:bodyPr rot="0" vert="horz" wrap="square" lIns="91440" tIns="45720" rIns="91440" bIns="45720" anchor="ctr" anchorCtr="0" upright="1">
                              <a:noAutofit/>
                            </wps:bodyPr>
                          </wps:wsp>
                        </wpg:grpSp>
                        <wps:wsp>
                          <wps:cNvPr id="312" name="Rectangle 104"/>
                          <wps:cNvSpPr>
                            <a:spLocks noChangeArrowheads="1"/>
                          </wps:cNvSpPr>
                          <wps:spPr bwMode="auto">
                            <a:xfrm>
                              <a:off x="16612" y="15525"/>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F7F9BF3" w14:textId="77777777" w:rsidR="005D3F28" w:rsidRPr="00372D68" w:rsidRDefault="005D3F28" w:rsidP="0040558E">
                                <w:pPr>
                                  <w:spacing w:after="0" w:line="240" w:lineRule="auto"/>
                                  <w:jc w:val="center"/>
                                  <w:rPr>
                                    <w:color w:val="000000" w:themeColor="text1"/>
                                  </w:rPr>
                                </w:pPr>
                                <w:r>
                                  <w:rPr>
                                    <w:color w:val="000000" w:themeColor="text1"/>
                                  </w:rPr>
                                  <w:t>A</w:t>
                                </w:r>
                              </w:p>
                            </w:txbxContent>
                          </wps:txbx>
                          <wps:bodyPr rot="0" vert="horz" wrap="square" lIns="91440" tIns="45720" rIns="91440" bIns="45720" anchor="ctr" anchorCtr="0" upright="1">
                            <a:noAutofit/>
                          </wps:bodyPr>
                        </wps:wsp>
                        <wps:wsp>
                          <wps:cNvPr id="313" name="Rectangle 106"/>
                          <wps:cNvSpPr>
                            <a:spLocks noChangeArrowheads="1"/>
                          </wps:cNvSpPr>
                          <wps:spPr bwMode="auto">
                            <a:xfrm>
                              <a:off x="18183" y="14563"/>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8E942A" w14:textId="77777777" w:rsidR="005D3F28" w:rsidRPr="00372D68" w:rsidRDefault="005D3F28" w:rsidP="0040558E">
                                <w:pPr>
                                  <w:spacing w:after="0" w:line="240" w:lineRule="auto"/>
                                  <w:jc w:val="center"/>
                                  <w:rPr>
                                    <w:color w:val="000000" w:themeColor="text1"/>
                                  </w:rPr>
                                </w:pPr>
                                <w:r>
                                  <w:rPr>
                                    <w:rFonts w:eastAsiaTheme="minorHAnsi"/>
                                    <w:color w:val="000000" w:themeColor="text1"/>
                                  </w:rPr>
                                  <w:t>E</w:t>
                                </w:r>
                              </w:p>
                            </w:txbxContent>
                          </wps:txbx>
                          <wps:bodyPr rot="0" vert="horz" wrap="square" lIns="91440" tIns="45720" rIns="91440" bIns="45720" anchor="ctr" anchorCtr="0" upright="1">
                            <a:noAutofit/>
                          </wps:bodyPr>
                        </wps:wsp>
                        <wps:wsp>
                          <wps:cNvPr id="314" name="Rectangle 107"/>
                          <wps:cNvSpPr>
                            <a:spLocks noChangeArrowheads="1"/>
                          </wps:cNvSpPr>
                          <wps:spPr bwMode="auto">
                            <a:xfrm>
                              <a:off x="5905" y="15811"/>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1D6F5C3"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C</w:t>
                                </w:r>
                              </w:p>
                            </w:txbxContent>
                          </wps:txbx>
                          <wps:bodyPr rot="0" vert="horz" wrap="square" lIns="91440" tIns="45720" rIns="91440" bIns="45720" anchor="ctr" anchorCtr="0" upright="1">
                            <a:noAutofit/>
                          </wps:bodyPr>
                        </wps:wsp>
                        <wps:wsp>
                          <wps:cNvPr id="315" name="Rectangle 108"/>
                          <wps:cNvSpPr>
                            <a:spLocks noChangeArrowheads="1"/>
                          </wps:cNvSpPr>
                          <wps:spPr bwMode="auto">
                            <a:xfrm>
                              <a:off x="11229" y="6657"/>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E9EFFE6"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B</w:t>
                                </w:r>
                              </w:p>
                            </w:txbxContent>
                          </wps:txbx>
                          <wps:bodyPr rot="0" vert="horz" wrap="square" lIns="91440" tIns="45720" rIns="91440" bIns="45720" anchor="ctr" anchorCtr="0" upright="1">
                            <a:noAutofit/>
                          </wps:bodyPr>
                        </wps:wsp>
                        <wps:wsp>
                          <wps:cNvPr id="316" name="Rectangle 109"/>
                          <wps:cNvSpPr>
                            <a:spLocks noChangeArrowheads="1"/>
                          </wps:cNvSpPr>
                          <wps:spPr bwMode="auto">
                            <a:xfrm>
                              <a:off x="12802" y="5835"/>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4CBEE06"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D</w:t>
                                </w:r>
                              </w:p>
                            </w:txbxContent>
                          </wps:txbx>
                          <wps:bodyPr rot="0" vert="horz" wrap="square" lIns="91440" tIns="45720" rIns="91440" bIns="45720" anchor="ctr" anchorCtr="0" upright="1">
                            <a:noAutofit/>
                          </wps:bodyPr>
                        </wps:wsp>
                        <wps:wsp>
                          <wps:cNvPr id="317" name="Rectangle 110"/>
                          <wps:cNvSpPr>
                            <a:spLocks noChangeArrowheads="1"/>
                          </wps:cNvSpPr>
                          <wps:spPr bwMode="auto">
                            <a:xfrm>
                              <a:off x="23421" y="5920"/>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E77435B"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F</w:t>
                                </w:r>
                              </w:p>
                            </w:txbxContent>
                          </wps:txbx>
                          <wps:bodyPr rot="0" vert="horz" wrap="square" lIns="91440" tIns="45720" rIns="91440" bIns="45720" anchor="ctr" anchorCtr="0" upright="1">
                            <a:noAutofit/>
                          </wps:bodyPr>
                        </wps:wsp>
                        <wps:wsp>
                          <wps:cNvPr id="318" name="Rectangle 111"/>
                          <wps:cNvSpPr>
                            <a:spLocks noChangeArrowheads="1"/>
                          </wps:cNvSpPr>
                          <wps:spPr bwMode="auto">
                            <a:xfrm>
                              <a:off x="8562" y="13611"/>
                              <a:ext cx="8678"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05FD878"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Triangle1</w:t>
                                </w:r>
                              </w:p>
                            </w:txbxContent>
                          </wps:txbx>
                          <wps:bodyPr rot="0" vert="horz" wrap="square" lIns="91440" tIns="45720" rIns="91440" bIns="45720" anchor="ctr" anchorCtr="0" upright="1">
                            <a:noAutofit/>
                          </wps:bodyPr>
                        </wps:wsp>
                        <wps:wsp>
                          <wps:cNvPr id="319" name="Rectangle 112"/>
                          <wps:cNvSpPr>
                            <a:spLocks noChangeArrowheads="1"/>
                          </wps:cNvSpPr>
                          <wps:spPr bwMode="auto">
                            <a:xfrm>
                              <a:off x="15135" y="7896"/>
                              <a:ext cx="8674"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8004857"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Triangle2</w:t>
                                </w:r>
                              </w:p>
                            </w:txbxContent>
                          </wps:txbx>
                          <wps:bodyPr rot="0" vert="horz" wrap="square" lIns="91440" tIns="45720" rIns="91440" bIns="45720" anchor="ctr" anchorCtr="0" upright="1">
                            <a:noAutofit/>
                          </wps:bodyPr>
                        </wps:wsp>
                        <wps:wsp>
                          <wps:cNvPr id="98" name="Straight Arrow Connector 114"/>
                          <wps:cNvCnPr>
                            <a:cxnSpLocks noChangeShapeType="1"/>
                          </wps:cNvCnPr>
                          <wps:spPr bwMode="auto">
                            <a:xfrm flipH="1">
                              <a:off x="8992" y="17135"/>
                              <a:ext cx="7906"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99" name="Straight Arrow Connector 116"/>
                          <wps:cNvCnPr>
                            <a:cxnSpLocks noChangeShapeType="1"/>
                          </wps:cNvCnPr>
                          <wps:spPr bwMode="auto">
                            <a:xfrm>
                              <a:off x="15677" y="7216"/>
                              <a:ext cx="8154"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0" name="Straight Arrow Connector 117"/>
                          <wps:cNvCnPr>
                            <a:cxnSpLocks noChangeShapeType="1"/>
                          </wps:cNvCnPr>
                          <wps:spPr bwMode="auto">
                            <a:xfrm flipV="1">
                              <a:off x="8398" y="9705"/>
                              <a:ext cx="3652" cy="6394"/>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1" name="Straight Arrow Connector 118"/>
                          <wps:cNvCnPr>
                            <a:cxnSpLocks noChangeShapeType="1"/>
                          </wps:cNvCnPr>
                          <wps:spPr bwMode="auto">
                            <a:xfrm>
                              <a:off x="13811" y="9422"/>
                              <a:ext cx="3429" cy="6103"/>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2" name="Straight Arrow Connector 119"/>
                          <wps:cNvCnPr>
                            <a:cxnSpLocks noChangeShapeType="1"/>
                          </wps:cNvCnPr>
                          <wps:spPr bwMode="auto">
                            <a:xfrm>
                              <a:off x="15296" y="8461"/>
                              <a:ext cx="3429" cy="610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 name="Straight Arrow Connector 120"/>
                          <wps:cNvCnPr>
                            <a:cxnSpLocks noChangeShapeType="1"/>
                          </wps:cNvCnPr>
                          <wps:spPr bwMode="auto">
                            <a:xfrm flipV="1">
                              <a:off x="20422" y="8121"/>
                              <a:ext cx="4160" cy="7309"/>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E528FB" id="Canvas 98" o:spid="_x0000_s1082" editas="canvas" style="width:200.95pt;height:148.45pt;mso-position-horizontal-relative:char;mso-position-vertical-relative:line" coordsize="25520,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">
                <v:shape id="_x0000_s1083" type="#_x0000_t75" style="position:absolute;width:25520;height:18853;visibility:visible;mso-wrap-style:square">
                  <v:fill o:detectmouseclick="t"/>
                  <v:path o:connecttype="none"/>
                </v:shape>
                <v:group id="Group 115" o:spid="_x0000_s1084" style="position:absolute;left:1416;top:2026;width:21455;height:16468" coordorigin="5905,2392" coordsize="21454,1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102" o:spid="_x0000_s1085" style="position:absolute;left:6095;top:2392;width:21265;height:15610" coordorigin="6095,2392" coordsize="21264,1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9" o:spid="_x0000_s1086" type="#_x0000_t5" style="position:absolute;left:6095;top:6226;width:13661;height:1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" filled="f" strokecolor="black [3213]" strokeweight=".5pt"/>
                    <v:shape id="Isosceles Triangle 101" o:spid="_x0000_s1087" type="#_x0000_t5" style="position:absolute;left:14645;top:3336;width:13660;height:11771;rotation: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" filled="f" strokecolor="black [3213]" strokeweight=".5pt">
                      <v:textbox>
                        <w:txbxContent>
                          <w:p w14:paraId="2728B39F" w14:textId="77777777" w:rsidR="005D3F28" w:rsidRDefault="005D3F28" w:rsidP="0040558E">
                            <w:pPr>
                              <w:rPr>
                                <w:rFonts w:eastAsia="Times New Roman"/>
                              </w:rPr>
                            </w:pPr>
                          </w:p>
                        </w:txbxContent>
                      </v:textbox>
                    </v:shape>
                  </v:group>
                  <v:rect id="Rectangle 104" o:spid="_x0000_s1088" style="position:absolute;left:16612;top:15525;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" filled="f" stroked="f" strokeweight="2pt">
                    <v:textbox>
                      <w:txbxContent>
                        <w:p w14:paraId="5F7F9BF3" w14:textId="77777777" w:rsidR="005D3F28" w:rsidRPr="00372D68" w:rsidRDefault="005D3F28" w:rsidP="0040558E">
                          <w:pPr>
                            <w:spacing w:after="0" w:line="240" w:lineRule="auto"/>
                            <w:jc w:val="center"/>
                            <w:rPr>
                              <w:color w:val="000000" w:themeColor="text1"/>
                            </w:rPr>
                          </w:pPr>
                          <w:r>
                            <w:rPr>
                              <w:color w:val="000000" w:themeColor="text1"/>
                            </w:rPr>
                            <w:t>A</w:t>
                          </w:r>
                        </w:p>
                      </w:txbxContent>
                    </v:textbox>
                  </v:rect>
                  <v:rect id="Rectangle 106" o:spid="_x0000_s1089" style="position:absolute;left:18183;top:14563;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" filled="f" stroked="f" strokeweight="2pt">
                    <v:textbox>
                      <w:txbxContent>
                        <w:p w14:paraId="3D8E942A" w14:textId="77777777" w:rsidR="005D3F28" w:rsidRPr="00372D68" w:rsidRDefault="005D3F28" w:rsidP="0040558E">
                          <w:pPr>
                            <w:spacing w:after="0" w:line="240" w:lineRule="auto"/>
                            <w:jc w:val="center"/>
                            <w:rPr>
                              <w:color w:val="000000" w:themeColor="text1"/>
                            </w:rPr>
                          </w:pPr>
                          <w:r>
                            <w:rPr>
                              <w:rFonts w:eastAsiaTheme="minorHAnsi"/>
                              <w:color w:val="000000" w:themeColor="text1"/>
                            </w:rPr>
                            <w:t>E</w:t>
                          </w:r>
                        </w:p>
                      </w:txbxContent>
                    </v:textbox>
                  </v:rect>
                  <v:rect id="Rectangle 107" o:spid="_x0000_s1090" style="position:absolute;left:5905;top:15811;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" filled="f" stroked="f" strokeweight="2pt">
                    <v:textbox>
                      <w:txbxContent>
                        <w:p w14:paraId="21D6F5C3"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C</w:t>
                          </w:r>
                        </w:p>
                      </w:txbxContent>
                    </v:textbox>
                  </v:rect>
                  <v:rect id="Rectangle 108" o:spid="_x0000_s1091" style="position:absolute;left:11229;top:6657;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" filled="f" stroked="f" strokeweight="2pt">
                    <v:textbox>
                      <w:txbxContent>
                        <w:p w14:paraId="4E9EFFE6"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B</w:t>
                          </w:r>
                        </w:p>
                      </w:txbxContent>
                    </v:textbox>
                  </v:rect>
                  <v:rect id="Rectangle 109" o:spid="_x0000_s1092" style="position:absolute;left:12802;top:5835;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" filled="f" stroked="f" strokeweight="2pt">
                    <v:textbox>
                      <w:txbxContent>
                        <w:p w14:paraId="44CBEE06"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D</w:t>
                          </w:r>
                        </w:p>
                      </w:txbxContent>
                    </v:textbox>
                  </v:rect>
                  <v:rect id="Rectangle 110" o:spid="_x0000_s1093" style="position:absolute;left:23421;top:5920;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" filled="f" stroked="f" strokeweight="2pt">
                    <v:textbox>
                      <w:txbxContent>
                        <w:p w14:paraId="5E77435B"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F</w:t>
                          </w:r>
                        </w:p>
                      </w:txbxContent>
                    </v:textbox>
                  </v:rect>
                  <v:rect id="Rectangle 111" o:spid="_x0000_s1094" style="position:absolute;left:8562;top:13611;width:86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" filled="f" stroked="f" strokeweight="2pt">
                    <v:textbox>
                      <w:txbxContent>
                        <w:p w14:paraId="205FD878"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Triangle1</w:t>
                          </w:r>
                        </w:p>
                      </w:txbxContent>
                    </v:textbox>
                  </v:rect>
                  <v:rect id="Rectangle 112" o:spid="_x0000_s1095" style="position:absolute;left:15135;top:7896;width:867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" filled="f" stroked="f" strokeweight="2pt">
                    <v:textbox>
                      <w:txbxContent>
                        <w:p w14:paraId="18004857" w14:textId="77777777" w:rsidR="005D3F28" w:rsidRPr="00372D68" w:rsidRDefault="005D3F28"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Triangle2</w:t>
                          </w:r>
                        </w:p>
                      </w:txbxContent>
                    </v:textbox>
                  </v:rect>
                  <v:shape id="Straight Arrow Connector 114" o:spid="_x0000_s1096" type="#_x0000_t32" style="position:absolute;left:8992;top:17135;width:79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" strokecolor="black [3213]" strokeweight="1.5pt">
                    <v:stroke startarrow="block"/>
                  </v:shape>
                  <v:shape id="Straight Arrow Connector 116" o:spid="_x0000_s1097" type="#_x0000_t32" style="position:absolute;left:15677;top:7216;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" strokecolor="black [3213]" strokeweight="1.5pt">
                    <v:stroke startarrow="block"/>
                  </v:shape>
                  <v:shape id="Straight Arrow Connector 117" o:spid="_x0000_s1098" type="#_x0000_t32" style="position:absolute;left:8398;top:9705;width:3652;height:6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" strokecolor="black [3213]" strokeweight="1.5pt">
                    <v:stroke startarrow="block"/>
                  </v:shape>
                  <v:shape id="Straight Arrow Connector 118" o:spid="_x0000_s1099" type="#_x0000_t32" style="position:absolute;left:13811;top:9422;width:3429;height:6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" strokecolor="black [3213]" strokeweight="1.5pt">
                    <v:stroke startarrow="block"/>
                  </v:shape>
                  <v:shape id="Straight Arrow Connector 119" o:spid="_x0000_s1100" type="#_x0000_t32" style="position:absolute;left:15296;top:8461;width:3429;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" strokecolor="black [3213]" strokeweight="1.5pt">
                    <v:stroke endarrow="block"/>
                  </v:shape>
                  <v:shape id="Straight Arrow Connector 120" o:spid="_x0000_s1101" type="#_x0000_t32" style="position:absolute;left:20422;top:8121;width:4160;height:7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" strokecolor="black [3213]" strokeweight="1.5pt">
                    <v:stroke endarrow="block"/>
                  </v:shape>
                </v:group>
                <w10:anchorlock/>
              </v:group>
            </w:pict>
          </mc:Fallback>
        </mc:AlternateContent>
      </w:r>
    </w:p>
    <w:p w14:paraId="68B261E6" w14:textId="4DFD8EE7" w:rsidR="00C07F51" w:rsidRDefault="00B05CAA">
      <w:r>
        <w:t>Objects of type “support”</w:t>
      </w:r>
      <w:r w:rsidR="00B370D5">
        <w:t>, “surface”</w:t>
      </w:r>
      <w:r>
        <w:t xml:space="preserve"> </w:t>
      </w:r>
      <w:r w:rsidR="004B4887">
        <w:t xml:space="preserve">and “other” </w:t>
      </w:r>
      <w:r>
        <w:t>are allowed to break these conditions</w:t>
      </w:r>
      <w:r w:rsidR="004B4887">
        <w:t xml:space="preserve">. </w:t>
      </w:r>
      <w:r w:rsidR="000D63A8">
        <w:t xml:space="preserve">Objects of type “other” MUST </w:t>
      </w:r>
      <w:r w:rsidR="0040558E">
        <w:t>NOT</w:t>
      </w:r>
      <w:r w:rsidR="000D63A8">
        <w:t xml:space="preserve"> be r</w:t>
      </w:r>
      <w:r w:rsidR="00C07F51">
        <w:t>eferenced in the Build section.</w:t>
      </w:r>
    </w:p>
    <w:p w14:paraId="44E52BF7" w14:textId="67A0DACF" w:rsidR="00BE478A" w:rsidRDefault="00B05CAA">
      <w:r>
        <w:t>All meshes SHOULD have:</w:t>
      </w:r>
    </w:p>
    <w:p w14:paraId="26D47574" w14:textId="22AB81A8" w:rsidR="00FC716E" w:rsidRDefault="001440BB" w:rsidP="00426523">
      <w:pPr>
        <w:pStyle w:val="ListParagraph"/>
        <w:numPr>
          <w:ilvl w:val="0"/>
          <w:numId w:val="45"/>
        </w:numPr>
      </w:pPr>
      <w:r>
        <w:t xml:space="preserve">Minimal </w:t>
      </w:r>
      <w:r w:rsidR="00B370D5">
        <w:t>s</w:t>
      </w:r>
      <w:r>
        <w:t>elf-</w:t>
      </w:r>
      <w:r w:rsidR="00B370D5">
        <w:t>i</w:t>
      </w:r>
      <w:r>
        <w:t xml:space="preserve">ntersections: </w:t>
      </w:r>
      <w:r w:rsidR="00DC1E25">
        <w:t xml:space="preserve">Producers </w:t>
      </w:r>
      <w:r w:rsidR="00756FAD">
        <w:t>SHOULD</w:t>
      </w:r>
      <w:r w:rsidR="00092779">
        <w:t xml:space="preserve"> N</w:t>
      </w:r>
      <w:r w:rsidR="00DC1E25">
        <w:t xml:space="preserve">OT </w:t>
      </w:r>
      <w:r w:rsidR="00B33693">
        <w:t>produce</w:t>
      </w:r>
      <w:r w:rsidR="00DC1E25">
        <w:t xml:space="preserve"> self-intersections</w:t>
      </w:r>
      <w:r w:rsidR="001011BE">
        <w:t xml:space="preserve"> or overlapping objects</w:t>
      </w:r>
      <w:r w:rsidR="00DC1E25">
        <w:t>; consumers MUST accept self-intersecting meshes</w:t>
      </w:r>
      <w:r w:rsidR="001011BE">
        <w:t xml:space="preserve"> and overlapping objects</w:t>
      </w:r>
      <w:r w:rsidR="00DC1E25">
        <w:t xml:space="preserve">, but treat </w:t>
      </w:r>
      <w:r w:rsidR="008E7235">
        <w:t>“model” and “solidsupport” types</w:t>
      </w:r>
      <w:r w:rsidR="00DC1E25">
        <w:t xml:space="preserve"> as if filled with a Positive fill rule (see </w:t>
      </w:r>
      <w:r w:rsidR="00AE1F91">
        <w:t>next section</w:t>
      </w:r>
      <w:r w:rsidR="00DC1E25">
        <w:t>).</w:t>
      </w:r>
    </w:p>
    <w:p w14:paraId="3FAAAAFF" w14:textId="79E4D7DE" w:rsidR="00BE478A" w:rsidRDefault="00B05CAA">
      <w:pPr>
        <w:pStyle w:val="ListParagraph"/>
        <w:numPr>
          <w:ilvl w:val="0"/>
          <w:numId w:val="45"/>
        </w:numPr>
      </w:pPr>
      <w:r>
        <w:t>Non-degeneracy: All triangles SHOULD have a non-zero area, as this will create numerical instabilities while calculating the triangle normal.</w:t>
      </w:r>
    </w:p>
    <w:p w14:paraId="6B3F73B7" w14:textId="5254D188" w:rsidR="003A42D1" w:rsidRDefault="001962E2" w:rsidP="008667A1">
      <w:pPr>
        <w:spacing w:before="120"/>
      </w:pPr>
      <w:r>
        <w:t>Manufacturing devices MAY fill objects of type “model” or “solidsupport” either with solid material or an internal structure</w:t>
      </w:r>
      <w:r w:rsidR="003A42D1">
        <w:t>, p</w:t>
      </w:r>
      <w:r w:rsidR="009F65D6">
        <w:t>ossibly</w:t>
      </w:r>
      <w:r w:rsidR="003A42D1">
        <w:t xml:space="preserve"> as specified in the print ticket. If the object is of type “support” the manufacturing device may decide – possibly taking into account print ticket parameters – the actual representation (e.g thickness) of the support. In any case, the manufacturing device MUST NOT fill this mesh.</w:t>
      </w:r>
    </w:p>
    <w:p w14:paraId="20B390F6" w14:textId="38146959" w:rsidR="00C07F51" w:rsidRPr="00C07F51" w:rsidRDefault="00C07F51" w:rsidP="00C07F51">
      <w:r>
        <w:t>Objects of type “s</w:t>
      </w:r>
      <w:r w:rsidRPr="00C07F51">
        <w:t>upport</w:t>
      </w:r>
      <w:r>
        <w:t>”</w:t>
      </w:r>
      <w:r w:rsidRPr="00C07F51">
        <w:t xml:space="preserve"> or </w:t>
      </w:r>
      <w:r>
        <w:t>“solidsu</w:t>
      </w:r>
      <w:r w:rsidRPr="00C07F51">
        <w:t>pport</w:t>
      </w:r>
      <w:r>
        <w:t>”</w:t>
      </w:r>
      <w:r w:rsidRPr="00C07F51">
        <w:t xml:space="preserve"> SHOULD only be referenced in a</w:t>
      </w:r>
      <w:r w:rsidR="00736471">
        <w:t>n Object containing one or more c</w:t>
      </w:r>
      <w:r w:rsidRPr="00C07F51">
        <w:t>omponent</w:t>
      </w:r>
      <w:r w:rsidR="00B370D5">
        <w:t>s with type “</w:t>
      </w:r>
      <w:r>
        <w:t>model”</w:t>
      </w:r>
      <w:r w:rsidRPr="00C07F51">
        <w:t xml:space="preserve"> they are supporting.</w:t>
      </w:r>
    </w:p>
    <w:p w14:paraId="5B3A574F" w14:textId="42289A66" w:rsidR="001962E2" w:rsidRDefault="003A42D1" w:rsidP="008667A1">
      <w:r>
        <w:t>Support structures (both “solidsupport” and “support” types) MAY be ignored or replaced by auto-generated support, but this is NOT RECOMMENDED.</w:t>
      </w:r>
    </w:p>
    <w:p w14:paraId="47EB0138" w14:textId="70249F1B" w:rsidR="00486028" w:rsidRDefault="00486028" w:rsidP="00486028">
      <w:pPr>
        <w:pStyle w:val="Heading3"/>
        <w:numPr>
          <w:ilvl w:val="2"/>
          <w:numId w:val="47"/>
        </w:numPr>
      </w:pPr>
      <w:bookmarkStart w:id="438" w:name="_Toc444090313"/>
      <w:bookmarkStart w:id="439" w:name="_Toc444090314"/>
      <w:bookmarkStart w:id="440" w:name="_Toc494964947"/>
      <w:bookmarkStart w:id="441" w:name="_Toc444090315"/>
      <w:bookmarkEnd w:id="438"/>
      <w:bookmarkEnd w:id="439"/>
      <w:r w:rsidRPr="00486028">
        <w:t>Fill Rule</w:t>
      </w:r>
      <w:bookmarkEnd w:id="440"/>
      <w:bookmarkEnd w:id="441"/>
    </w:p>
    <w:p w14:paraId="3AD7AC0F" w14:textId="77777777" w:rsidR="00AB54D0" w:rsidRDefault="00FC5533" w:rsidP="00AB54D0">
      <w:r>
        <w:t>Because</w:t>
      </w:r>
      <w:r w:rsidR="00AB54D0">
        <w:t xml:space="preserve"> </w:t>
      </w:r>
      <w:r w:rsidR="00795A29">
        <w:t>mesh</w:t>
      </w:r>
      <w:r>
        <w:t>es may overlap</w:t>
      </w:r>
      <w:r w:rsidR="00AB54D0">
        <w:t xml:space="preserve"> or </w:t>
      </w:r>
      <w:r>
        <w:t>self-intersect</w:t>
      </w:r>
      <w:r w:rsidR="00AB54D0">
        <w:t xml:space="preserve">, a </w:t>
      </w:r>
      <w:r w:rsidR="00AB54D0" w:rsidRPr="00BC3F6A">
        <w:rPr>
          <w:rStyle w:val="Glossary"/>
        </w:rPr>
        <w:t>fill rule</w:t>
      </w:r>
      <w:r w:rsidR="00AB54D0">
        <w:t xml:space="preserve"> must be specified to indicate what enclosed areas are “inside” the </w:t>
      </w:r>
      <w:r>
        <w:t>volume</w:t>
      </w:r>
      <w:r w:rsidR="00AB54D0">
        <w:t xml:space="preserve"> and which are “outside” the </w:t>
      </w:r>
      <w:r>
        <w:t>volume. The enclosed volume</w:t>
      </w:r>
      <w:r w:rsidR="00AB54D0">
        <w:t xml:space="preserve"> of a </w:t>
      </w:r>
      <w:r>
        <w:t xml:space="preserve">group of </w:t>
      </w:r>
      <w:r w:rsidR="00795A29">
        <w:t>mesh</w:t>
      </w:r>
      <w:r>
        <w:t>es</w:t>
      </w:r>
      <w:r w:rsidR="00AB54D0">
        <w:t xml:space="preserve"> is defined by applying the f</w:t>
      </w:r>
      <w:r w:rsidR="00AB54D0" w:rsidRPr="00E61BC0">
        <w:t>ill</w:t>
      </w:r>
      <w:r w:rsidR="00AB54D0">
        <w:t xml:space="preserve"> algo</w:t>
      </w:r>
      <w:r>
        <w:t>rithm</w:t>
      </w:r>
      <w:r w:rsidR="00AB54D0">
        <w:t xml:space="preserve">. </w:t>
      </w:r>
      <w:r w:rsidR="00AB54D0" w:rsidRPr="00E61BC0">
        <w:t xml:space="preserve">Fill </w:t>
      </w:r>
      <w:r w:rsidR="00AB54D0">
        <w:t>algorithms determine how the intersecting areas of geometric shapes are combined to form a region.</w:t>
      </w:r>
      <w:r w:rsidR="00795A29">
        <w:t xml:space="preserve"> A fill rule is defined identically in 2D as in 3D, so the examples here will show the 2D equivalent for simplicity of figures. </w:t>
      </w:r>
      <w:r>
        <w:t xml:space="preserve">Consumers MAY take advantage of this fact by applying the fill rule after slicing, thereby simplifying the algorithm by only having to operate </w:t>
      </w:r>
      <w:r>
        <w:lastRenderedPageBreak/>
        <w:t xml:space="preserve">in 2D. </w:t>
      </w:r>
      <w:r w:rsidR="00020181">
        <w:t xml:space="preserve">By convention, a 2D figure has positive area when wound counter-clockwise, so when looking along an edge, the local “outside” is to the right, equivalent to the local “outside” of a triangle being the direction of the normal. </w:t>
      </w:r>
    </w:p>
    <w:p w14:paraId="7EF083D4" w14:textId="77777777" w:rsidR="00AB54D0" w:rsidRDefault="00FC5533" w:rsidP="00AB54D0">
      <w:r>
        <w:t>In 3MF, the fill rule applied is always t</w:t>
      </w:r>
      <w:r w:rsidR="00AB54D0">
        <w:t>he Positive fill rule</w:t>
      </w:r>
      <w:r>
        <w:t>, which</w:t>
      </w:r>
      <w:r w:rsidR="00AB54D0">
        <w:t xml:space="preserve"> determines the "insideness" of a point by drawing a ray from the point to infinity in any direction and then examining the places where </w:t>
      </w:r>
      <w:r w:rsidR="00020181">
        <w:t>it crosses the shape</w:t>
      </w:r>
      <w:r>
        <w:t>. Starting with a</w:t>
      </w:r>
      <w:r w:rsidR="00AB54D0">
        <w:t xml:space="preserve"> count of zero, add one each time the ray </w:t>
      </w:r>
      <w:r w:rsidR="00020181">
        <w:t>passes from the local “inside” to the local “outside” and subtract one for vice-versa</w:t>
      </w:r>
      <w:r w:rsidR="00AB54D0">
        <w:t>. After counting the crossings, if the result is one or greater, then the point is</w:t>
      </w:r>
      <w:r w:rsidR="00020181">
        <w:t xml:space="preserve"> globally</w:t>
      </w:r>
      <w:r w:rsidR="00AB54D0">
        <w:t xml:space="preserve"> inside the </w:t>
      </w:r>
      <w:r>
        <w:t>volume</w:t>
      </w:r>
      <w:r w:rsidR="00AB54D0">
        <w:t>; otherwise, it is outside.</w:t>
      </w:r>
      <w:r w:rsidR="00AB54D0" w:rsidRPr="00646364">
        <w:t xml:space="preserve"> </w:t>
      </w:r>
    </w:p>
    <w:p w14:paraId="6BFE47AF" w14:textId="2899DC4E" w:rsidR="00AB54D0" w:rsidRDefault="00AB54D0" w:rsidP="00AB54D0">
      <w:pPr>
        <w:pStyle w:val="Caption"/>
      </w:pPr>
      <w:r>
        <w:t>Figure 4–</w:t>
      </w:r>
      <w:r w:rsidR="00205671">
        <w:t>2</w:t>
      </w:r>
      <w:r>
        <w:t>. Fill using Positive algorithm</w:t>
      </w:r>
    </w:p>
    <w:p w14:paraId="15110587" w14:textId="6AD6BBC1" w:rsidR="00AB54D0" w:rsidRPr="00E144A8" w:rsidRDefault="00A17D1B" w:rsidP="00AB54D0">
      <w:r>
        <w:rPr>
          <w:noProof/>
        </w:rPr>
        <w:drawing>
          <wp:inline distT="0" distB="0" distL="0" distR="0" wp14:anchorId="377B4EC8" wp14:editId="7ADAD03A">
            <wp:extent cx="1948295" cy="17145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cons_Alex-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8194" cy="1723211"/>
                    </a:xfrm>
                    <a:prstGeom prst="rect">
                      <a:avLst/>
                    </a:prstGeom>
                  </pic:spPr>
                </pic:pic>
              </a:graphicData>
            </a:graphic>
          </wp:inline>
        </w:drawing>
      </w:r>
      <w:r>
        <w:rPr>
          <w:noProof/>
        </w:rPr>
        <w:drawing>
          <wp:inline distT="0" distB="0" distL="0" distR="0" wp14:anchorId="64D2705C" wp14:editId="7B88CE3F">
            <wp:extent cx="1948295" cy="17145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cons_Alex-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0757" cy="1725466"/>
                    </a:xfrm>
                    <a:prstGeom prst="rect">
                      <a:avLst/>
                    </a:prstGeom>
                  </pic:spPr>
                </pic:pic>
              </a:graphicData>
            </a:graphic>
          </wp:inline>
        </w:drawing>
      </w:r>
      <w:r>
        <w:rPr>
          <w:noProof/>
        </w:rPr>
        <w:drawing>
          <wp:inline distT="0" distB="0" distL="0" distR="0" wp14:anchorId="4AEDCD87" wp14:editId="4D85A2D6">
            <wp:extent cx="1956953" cy="172212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cons_Alex-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3113" cy="1745141"/>
                    </a:xfrm>
                    <a:prstGeom prst="rect">
                      <a:avLst/>
                    </a:prstGeom>
                  </pic:spPr>
                </pic:pic>
              </a:graphicData>
            </a:graphic>
          </wp:inline>
        </w:drawing>
      </w:r>
    </w:p>
    <w:p w14:paraId="490DD6BF" w14:textId="77777777" w:rsidR="00AB54D0" w:rsidRDefault="00AB54D0" w:rsidP="00A576A6"/>
    <w:p w14:paraId="67BEF7EF" w14:textId="58B86EBA" w:rsidR="00486028" w:rsidRDefault="00486028" w:rsidP="00486028">
      <w:pPr>
        <w:pStyle w:val="Heading3"/>
        <w:numPr>
          <w:ilvl w:val="2"/>
          <w:numId w:val="47"/>
        </w:numPr>
      </w:pPr>
      <w:bookmarkStart w:id="442" w:name="_Toc494964948"/>
      <w:r w:rsidRPr="00486028">
        <w:t>Overlapping order</w:t>
      </w:r>
      <w:bookmarkEnd w:id="442"/>
    </w:p>
    <w:p w14:paraId="2B297312" w14:textId="42BC94D0" w:rsidR="00E43C32" w:rsidRDefault="00E43C32" w:rsidP="00E43C32">
      <w:r>
        <w:t xml:space="preserve">Because </w:t>
      </w:r>
      <w:r w:rsidR="00E14156">
        <w:t xml:space="preserve">a </w:t>
      </w:r>
      <w:r>
        <w:t>mesh may overlap</w:t>
      </w:r>
      <w:r w:rsidR="00E14156">
        <w:t xml:space="preserve"> to itself</w:t>
      </w:r>
      <w:r>
        <w:t xml:space="preserve">, an </w:t>
      </w:r>
      <w:r>
        <w:rPr>
          <w:rStyle w:val="Glossary"/>
        </w:rPr>
        <w:t>overlapping order</w:t>
      </w:r>
      <w:r>
        <w:t xml:space="preserve"> must be specified to indicate which properties of the overlapping </w:t>
      </w:r>
      <w:r w:rsidR="00AD7D9B">
        <w:t>surface</w:t>
      </w:r>
      <w:r>
        <w:t xml:space="preserve"> apply.</w:t>
      </w:r>
    </w:p>
    <w:p w14:paraId="0057C2A2" w14:textId="68CE444B" w:rsidR="00705CFD" w:rsidRPr="00E43C32" w:rsidRDefault="005D38D9" w:rsidP="00D93971">
      <w:r>
        <w:t xml:space="preserve">When </w:t>
      </w:r>
      <w:r w:rsidR="00E43C32">
        <w:t>two triangles</w:t>
      </w:r>
      <w:r>
        <w:t xml:space="preserve"> on the mesh surface</w:t>
      </w:r>
      <w:r w:rsidR="00E43C32">
        <w:t xml:space="preserve"> overlap each other, the properties of the overlapped area </w:t>
      </w:r>
      <w:r w:rsidR="00B130A1">
        <w:t>are</w:t>
      </w:r>
      <w:r w:rsidR="00E43C32">
        <w:t xml:space="preserve"> taken from the properties of the last overlapping triangle.</w:t>
      </w:r>
      <w:r w:rsidR="00705CFD" w:rsidRPr="00705CFD">
        <w:t xml:space="preserve"> </w:t>
      </w:r>
      <w:r w:rsidR="00705CFD">
        <w:t xml:space="preserve">If no properties are defined in the last overlapped triangle, properties </w:t>
      </w:r>
      <w:r w:rsidR="00F9065C">
        <w:t>SHOULD</w:t>
      </w:r>
      <w:r w:rsidR="00705CFD">
        <w:t xml:space="preserve"> NOT be applied to the overlapped area of the triangle.</w:t>
      </w:r>
      <w:r w:rsidR="007A1CE5">
        <w:t xml:space="preserve"> </w:t>
      </w:r>
      <w:r w:rsidR="00705CFD">
        <w:t>To avoid this, 3MF producers SHOULD NOT create overlapping triangles.</w:t>
      </w:r>
    </w:p>
    <w:p w14:paraId="03A1F08C" w14:textId="13BBE3B9" w:rsidR="00486028" w:rsidRDefault="00486028" w:rsidP="00486028">
      <w:pPr>
        <w:pStyle w:val="Heading3"/>
        <w:numPr>
          <w:ilvl w:val="2"/>
          <w:numId w:val="47"/>
        </w:numPr>
      </w:pPr>
      <w:bookmarkStart w:id="443" w:name="_Toc494964949"/>
      <w:bookmarkStart w:id="444" w:name="_Toc444090316"/>
      <w:r w:rsidRPr="00486028">
        <w:t>Vertices</w:t>
      </w:r>
      <w:bookmarkEnd w:id="443"/>
      <w:bookmarkEnd w:id="444"/>
    </w:p>
    <w:p w14:paraId="5E845767" w14:textId="77777777" w:rsidR="00B81660" w:rsidRPr="00383060" w:rsidRDefault="00B81660" w:rsidP="00B81660">
      <w:pPr>
        <w:keepNext/>
      </w:pPr>
      <w:r>
        <w:t xml:space="preserve">Element </w:t>
      </w:r>
      <w:r w:rsidRPr="001F33F1">
        <w:rPr>
          <w:b/>
        </w:rPr>
        <w:t>&lt;</w:t>
      </w:r>
      <w:r>
        <w:rPr>
          <w:b/>
        </w:rPr>
        <w:t>vertices</w:t>
      </w:r>
      <w:r w:rsidRPr="001F33F1">
        <w:rPr>
          <w:b/>
        </w:rPr>
        <w:t>&gt;</w:t>
      </w:r>
    </w:p>
    <w:tbl>
      <w:tblPr>
        <w:tblW w:w="4999" w:type="pct"/>
        <w:tblLook w:val="0000" w:firstRow="0" w:lastRow="0" w:firstColumn="0" w:lastColumn="0" w:noHBand="0" w:noVBand="0"/>
      </w:tblPr>
      <w:tblGrid>
        <w:gridCol w:w="935"/>
        <w:gridCol w:w="8413"/>
      </w:tblGrid>
      <w:tr w:rsidR="00B81660" w:rsidRPr="00C017EA" w14:paraId="34F6F422" w14:textId="77777777">
        <w:tc>
          <w:tcPr>
            <w:tcW w:w="490" w:type="pct"/>
            <w:tcBorders>
              <w:top w:val="single" w:sz="4" w:space="0" w:color="auto"/>
              <w:left w:val="single" w:sz="4" w:space="0" w:color="auto"/>
              <w:bottom w:val="single" w:sz="4" w:space="0" w:color="auto"/>
              <w:right w:val="single" w:sz="4" w:space="0" w:color="auto"/>
            </w:tcBorders>
          </w:tcPr>
          <w:p w14:paraId="161A000F" w14:textId="77777777" w:rsidR="00B81660" w:rsidRPr="00C017EA" w:rsidRDefault="00B81660" w:rsidP="007F0D7D">
            <w:pPr>
              <w:widowControl w:val="0"/>
              <w:autoSpaceDE w:val="0"/>
              <w:autoSpaceDN w:val="0"/>
              <w:adjustRightInd w:val="0"/>
              <w:spacing w:before="75" w:after="75" w:line="240" w:lineRule="auto"/>
              <w:rPr>
                <w:rFonts w:ascii="Arial" w:hAnsi="Arial" w:cs="Arial"/>
                <w:sz w:val="24"/>
                <w:szCs w:val="24"/>
              </w:rPr>
            </w:pPr>
            <w:r w:rsidRPr="00C017EA">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7E80F9AA" w14:textId="77777777" w:rsidR="00B81660" w:rsidRPr="00C017EA"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4EFC922" wp14:editId="7E03E38E">
                  <wp:extent cx="3657600" cy="1105713"/>
                  <wp:effectExtent l="25400" t="0" r="0" b="0"/>
                  <wp:docPr id="6" name="Picture 5" descr="vert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es.PNG"/>
                          <pic:cNvPicPr/>
                        </pic:nvPicPr>
                        <pic:blipFill>
                          <a:blip r:embed="rId26"/>
                          <a:stretch>
                            <a:fillRect/>
                          </a:stretch>
                        </pic:blipFill>
                        <pic:spPr>
                          <a:xfrm>
                            <a:off x="0" y="0"/>
                            <a:ext cx="3657600" cy="1105713"/>
                          </a:xfrm>
                          <a:prstGeom prst="rect">
                            <a:avLst/>
                          </a:prstGeom>
                        </pic:spPr>
                      </pic:pic>
                    </a:graphicData>
                  </a:graphic>
                </wp:inline>
              </w:drawing>
            </w:r>
          </w:p>
        </w:tc>
      </w:tr>
    </w:tbl>
    <w:p w14:paraId="671D1456" w14:textId="57A37729" w:rsidR="00B92A75" w:rsidRDefault="00B81660" w:rsidP="00B81660">
      <w:pPr>
        <w:spacing w:before="120"/>
      </w:pPr>
      <w:r>
        <w:lastRenderedPageBreak/>
        <w:t>The vertices element contains all the &lt;vertex&gt; elements for this object.</w:t>
      </w:r>
      <w:r w:rsidR="00AF2EEC">
        <w:t xml:space="preserve"> The vertices represent the corners of each triangle in the mesh. </w:t>
      </w:r>
      <w:r>
        <w:t>The order of these elements defines an implicit 0-based index that is referenced by other elements, such as the &lt;triangle&gt; element.</w:t>
      </w:r>
      <w:r w:rsidR="00AF2EEC">
        <w:t xml:space="preserve"> The producer </w:t>
      </w:r>
      <w:r w:rsidR="002C47C6">
        <w:t>SHOULD</w:t>
      </w:r>
      <w:r w:rsidR="00CF482E">
        <w:t xml:space="preserve"> NOT include duplicat</w:t>
      </w:r>
      <w:r w:rsidR="00AF2EEC">
        <w:t>e vertices</w:t>
      </w:r>
      <w:r w:rsidR="0028060A">
        <w:t xml:space="preserve"> unless </w:t>
      </w:r>
      <w:r w:rsidR="00BD6D79">
        <w:t xml:space="preserve">coalescing duplicates </w:t>
      </w:r>
      <w:r w:rsidR="0028060A">
        <w:t xml:space="preserve">would create non-manifold </w:t>
      </w:r>
      <w:r w:rsidR="00DB6413">
        <w:t>edges</w:t>
      </w:r>
      <w:r w:rsidR="00AF2EEC">
        <w:t>. Furthermore, a producer SHOULD collapse vertices that are very closely proximal with a single vertex whenever appropriate.</w:t>
      </w:r>
      <w:r w:rsidR="00963240" w:rsidRPr="00963240">
        <w:t xml:space="preserve"> </w:t>
      </w:r>
      <w:r w:rsidR="00963240">
        <w:t>In order to avoid integer overflows, a vertex array MUST contain less than 2^31 vertices.</w:t>
      </w:r>
    </w:p>
    <w:p w14:paraId="1625B49E" w14:textId="1E8360A8" w:rsidR="00B92A75" w:rsidRPr="00105125" w:rsidRDefault="00B92A75" w:rsidP="00F211C6">
      <w:pPr>
        <w:pStyle w:val="Heading4"/>
        <w:numPr>
          <w:ilvl w:val="3"/>
          <w:numId w:val="47"/>
        </w:numPr>
      </w:pPr>
      <w:r w:rsidRPr="00B92A75">
        <w:t>Vertex</w:t>
      </w:r>
    </w:p>
    <w:p w14:paraId="73B68741" w14:textId="77777777" w:rsidR="00B81660" w:rsidRPr="00383060" w:rsidRDefault="00B81660" w:rsidP="00F211C6">
      <w:pPr>
        <w:keepNext/>
        <w:spacing w:before="120"/>
      </w:pPr>
      <w:r>
        <w:t xml:space="preserve">Element </w:t>
      </w:r>
      <w:r w:rsidRPr="001F33F1">
        <w:rPr>
          <w:b/>
        </w:rPr>
        <w:t>&lt;</w:t>
      </w:r>
      <w:r>
        <w:rPr>
          <w:b/>
        </w:rPr>
        <w:t>vertex</w:t>
      </w:r>
      <w:r w:rsidRPr="001F33F1">
        <w:rPr>
          <w:b/>
        </w:rPr>
        <w:t>&gt;</w:t>
      </w:r>
    </w:p>
    <w:tbl>
      <w:tblPr>
        <w:tblW w:w="4999" w:type="pct"/>
        <w:tblLook w:val="0000" w:firstRow="0" w:lastRow="0" w:firstColumn="0" w:lastColumn="0" w:noHBand="0" w:noVBand="0"/>
      </w:tblPr>
      <w:tblGrid>
        <w:gridCol w:w="935"/>
        <w:gridCol w:w="8413"/>
      </w:tblGrid>
      <w:tr w:rsidR="00B81660" w:rsidRPr="00502606" w14:paraId="4426C60A" w14:textId="77777777">
        <w:tc>
          <w:tcPr>
            <w:tcW w:w="490" w:type="pct"/>
            <w:tcBorders>
              <w:top w:val="single" w:sz="4" w:space="0" w:color="auto"/>
              <w:left w:val="single" w:sz="4" w:space="0" w:color="auto"/>
              <w:bottom w:val="single" w:sz="4" w:space="0" w:color="auto"/>
              <w:right w:val="single" w:sz="4" w:space="0" w:color="auto"/>
            </w:tcBorders>
          </w:tcPr>
          <w:p w14:paraId="3C6FB436" w14:textId="77777777" w:rsidR="00B81660" w:rsidRPr="00502606" w:rsidRDefault="00B81660" w:rsidP="007F0D7D">
            <w:pPr>
              <w:widowControl w:val="0"/>
              <w:autoSpaceDE w:val="0"/>
              <w:autoSpaceDN w:val="0"/>
              <w:adjustRightInd w:val="0"/>
              <w:spacing w:before="75" w:after="75" w:line="240" w:lineRule="auto"/>
              <w:rPr>
                <w:rFonts w:ascii="Arial" w:hAnsi="Arial" w:cs="Arial"/>
                <w:sz w:val="24"/>
                <w:szCs w:val="24"/>
              </w:rPr>
            </w:pPr>
            <w:r w:rsidRPr="00502606">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4614F2A" w14:textId="31A560BF" w:rsidR="00B81660" w:rsidRPr="00502606" w:rsidRDefault="002A6122" w:rsidP="00E352F4">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6A434B1F" wp14:editId="068919D1">
                  <wp:extent cx="4133850" cy="2276475"/>
                  <wp:effectExtent l="0" t="0" r="0" b="9525"/>
                  <wp:docPr id="8" name="Picture 8" descr="cid:image001.png@01D33D7C.12879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7C.128791F0"/>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4133850" cy="2276475"/>
                          </a:xfrm>
                          <a:prstGeom prst="rect">
                            <a:avLst/>
                          </a:prstGeom>
                          <a:noFill/>
                          <a:ln>
                            <a:noFill/>
                          </a:ln>
                        </pic:spPr>
                      </pic:pic>
                    </a:graphicData>
                  </a:graphic>
                </wp:inline>
              </w:drawing>
            </w:r>
          </w:p>
        </w:tc>
      </w:tr>
      <w:tr w:rsidR="00B81660" w:rsidRPr="00502606" w14:paraId="0219F073" w14:textId="77777777">
        <w:tc>
          <w:tcPr>
            <w:tcW w:w="490" w:type="pct"/>
            <w:tcBorders>
              <w:top w:val="single" w:sz="4" w:space="0" w:color="auto"/>
              <w:left w:val="single" w:sz="4" w:space="0" w:color="auto"/>
              <w:bottom w:val="single" w:sz="4" w:space="0" w:color="auto"/>
              <w:right w:val="single" w:sz="4" w:space="0" w:color="auto"/>
            </w:tcBorders>
          </w:tcPr>
          <w:p w14:paraId="1E8847EC" w14:textId="77777777" w:rsidR="00B81660" w:rsidRPr="00502606" w:rsidRDefault="00B81660" w:rsidP="007F0D7D">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096"/>
              <w:gridCol w:w="1307"/>
              <w:gridCol w:w="1182"/>
              <w:gridCol w:w="723"/>
              <w:gridCol w:w="608"/>
              <w:gridCol w:w="3279"/>
            </w:tblGrid>
            <w:tr w:rsidR="00B81660" w:rsidRPr="00502606" w14:paraId="4FAB463D" w14:textId="77777777">
              <w:tc>
                <w:tcPr>
                  <w:tcW w:w="723" w:type="pct"/>
                </w:tcPr>
                <w:p w14:paraId="6D3BFDDA"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Name  </w:t>
                  </w:r>
                </w:p>
              </w:tc>
              <w:tc>
                <w:tcPr>
                  <w:tcW w:w="851" w:type="pct"/>
                </w:tcPr>
                <w:p w14:paraId="31867B3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Type  </w:t>
                  </w:r>
                </w:p>
              </w:tc>
              <w:tc>
                <w:tcPr>
                  <w:tcW w:w="775" w:type="pct"/>
                </w:tcPr>
                <w:p w14:paraId="0F320A42"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Use  </w:t>
                  </w:r>
                </w:p>
              </w:tc>
              <w:tc>
                <w:tcPr>
                  <w:tcW w:w="441" w:type="pct"/>
                </w:tcPr>
                <w:p w14:paraId="0DC04392"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Default  </w:t>
                  </w:r>
                </w:p>
              </w:tc>
              <w:tc>
                <w:tcPr>
                  <w:tcW w:w="156" w:type="pct"/>
                </w:tcPr>
                <w:p w14:paraId="23ECF75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Fixed  </w:t>
                  </w:r>
                </w:p>
              </w:tc>
              <w:tc>
                <w:tcPr>
                  <w:tcW w:w="2054" w:type="pct"/>
                </w:tcPr>
                <w:p w14:paraId="54DA243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Annotation</w:t>
                  </w:r>
                </w:p>
              </w:tc>
            </w:tr>
            <w:tr w:rsidR="00B81660" w:rsidRPr="00502606" w14:paraId="35E50ED1" w14:textId="77777777">
              <w:tc>
                <w:tcPr>
                  <w:tcW w:w="723" w:type="pct"/>
                  <w:tcBorders>
                    <w:bottom w:val="single" w:sz="4" w:space="0" w:color="auto"/>
                  </w:tcBorders>
                </w:tcPr>
                <w:p w14:paraId="78B27536"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x  </w:t>
                  </w:r>
                </w:p>
              </w:tc>
              <w:tc>
                <w:tcPr>
                  <w:tcW w:w="851" w:type="pct"/>
                  <w:tcBorders>
                    <w:bottom w:val="single" w:sz="4" w:space="0" w:color="auto"/>
                  </w:tcBorders>
                </w:tcPr>
                <w:p w14:paraId="71479DC3" w14:textId="6F75CDE8"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ST_Number</w:t>
                  </w:r>
                  <w:r w:rsidR="00B81660" w:rsidRPr="00502606">
                    <w:rPr>
                      <w:rFonts w:ascii="Arial" w:hAnsi="Arial" w:cs="Arial"/>
                      <w:color w:val="000000"/>
                      <w:sz w:val="16"/>
                      <w:szCs w:val="16"/>
                    </w:rPr>
                    <w:t xml:space="preserve">  </w:t>
                  </w:r>
                </w:p>
              </w:tc>
              <w:tc>
                <w:tcPr>
                  <w:tcW w:w="775" w:type="pct"/>
                  <w:tcBorders>
                    <w:bottom w:val="single" w:sz="4" w:space="0" w:color="auto"/>
                  </w:tcBorders>
                </w:tcPr>
                <w:p w14:paraId="637C3980"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bottom w:val="single" w:sz="4" w:space="0" w:color="auto"/>
                  </w:tcBorders>
                </w:tcPr>
                <w:p w14:paraId="2FB6C07D"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bottom w:val="single" w:sz="4" w:space="0" w:color="auto"/>
                  </w:tcBorders>
                </w:tcPr>
                <w:p w14:paraId="11033ED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bottom w:val="single" w:sz="4" w:space="0" w:color="auto"/>
                  </w:tcBorders>
                </w:tcPr>
                <w:p w14:paraId="448ED097"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X axis.</w:t>
                  </w:r>
                </w:p>
              </w:tc>
            </w:tr>
            <w:tr w:rsidR="00B81660" w:rsidRPr="00502606" w14:paraId="6F6522C7" w14:textId="77777777">
              <w:tc>
                <w:tcPr>
                  <w:tcW w:w="723" w:type="pct"/>
                  <w:tcBorders>
                    <w:top w:val="single" w:sz="4" w:space="0" w:color="auto"/>
                    <w:bottom w:val="single" w:sz="4" w:space="0" w:color="auto"/>
                  </w:tcBorders>
                </w:tcPr>
                <w:p w14:paraId="2F76393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y  </w:t>
                  </w:r>
                </w:p>
              </w:tc>
              <w:tc>
                <w:tcPr>
                  <w:tcW w:w="851" w:type="pct"/>
                  <w:tcBorders>
                    <w:top w:val="single" w:sz="4" w:space="0" w:color="auto"/>
                    <w:bottom w:val="single" w:sz="4" w:space="0" w:color="auto"/>
                  </w:tcBorders>
                </w:tcPr>
                <w:p w14:paraId="657E1C9E" w14:textId="15694188"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ST_Number</w:t>
                  </w:r>
                  <w:r w:rsidR="00B81660" w:rsidRPr="00502606">
                    <w:rPr>
                      <w:rFonts w:ascii="Arial" w:hAnsi="Arial" w:cs="Arial"/>
                      <w:color w:val="000000"/>
                      <w:sz w:val="16"/>
                      <w:szCs w:val="16"/>
                    </w:rPr>
                    <w:t xml:space="preserve">  </w:t>
                  </w:r>
                </w:p>
              </w:tc>
              <w:tc>
                <w:tcPr>
                  <w:tcW w:w="775" w:type="pct"/>
                  <w:tcBorders>
                    <w:top w:val="single" w:sz="4" w:space="0" w:color="auto"/>
                    <w:bottom w:val="single" w:sz="4" w:space="0" w:color="auto"/>
                  </w:tcBorders>
                </w:tcPr>
                <w:p w14:paraId="321CBC3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136DED5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top w:val="single" w:sz="4" w:space="0" w:color="auto"/>
                    <w:bottom w:val="single" w:sz="4" w:space="0" w:color="auto"/>
                  </w:tcBorders>
                </w:tcPr>
                <w:p w14:paraId="7B35F3A5"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top w:val="single" w:sz="4" w:space="0" w:color="auto"/>
                    <w:bottom w:val="single" w:sz="4" w:space="0" w:color="auto"/>
                  </w:tcBorders>
                </w:tcPr>
                <w:p w14:paraId="5FD0FC1F"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Y axis.</w:t>
                  </w:r>
                </w:p>
              </w:tc>
            </w:tr>
            <w:tr w:rsidR="00B81660" w:rsidRPr="00502606" w14:paraId="1ACD160E" w14:textId="77777777">
              <w:tc>
                <w:tcPr>
                  <w:tcW w:w="723" w:type="pct"/>
                  <w:tcBorders>
                    <w:top w:val="single" w:sz="4" w:space="0" w:color="auto"/>
                    <w:bottom w:val="single" w:sz="4" w:space="0" w:color="auto"/>
                  </w:tcBorders>
                </w:tcPr>
                <w:p w14:paraId="15F40D4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z  </w:t>
                  </w:r>
                </w:p>
              </w:tc>
              <w:tc>
                <w:tcPr>
                  <w:tcW w:w="851" w:type="pct"/>
                  <w:tcBorders>
                    <w:top w:val="single" w:sz="4" w:space="0" w:color="auto"/>
                    <w:bottom w:val="single" w:sz="4" w:space="0" w:color="auto"/>
                  </w:tcBorders>
                </w:tcPr>
                <w:p w14:paraId="4EAD2BE3" w14:textId="0203C8D0"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ST_Number</w:t>
                  </w:r>
                  <w:r w:rsidR="00B81660" w:rsidRPr="00502606">
                    <w:rPr>
                      <w:rFonts w:ascii="Arial" w:hAnsi="Arial" w:cs="Arial"/>
                      <w:color w:val="000000"/>
                      <w:sz w:val="16"/>
                      <w:szCs w:val="16"/>
                    </w:rPr>
                    <w:t xml:space="preserve">  </w:t>
                  </w:r>
                </w:p>
              </w:tc>
              <w:tc>
                <w:tcPr>
                  <w:tcW w:w="775" w:type="pct"/>
                  <w:tcBorders>
                    <w:top w:val="single" w:sz="4" w:space="0" w:color="auto"/>
                    <w:bottom w:val="single" w:sz="4" w:space="0" w:color="auto"/>
                  </w:tcBorders>
                </w:tcPr>
                <w:p w14:paraId="647982EC"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24A0814F"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top w:val="single" w:sz="4" w:space="0" w:color="auto"/>
                    <w:bottom w:val="single" w:sz="4" w:space="0" w:color="auto"/>
                  </w:tcBorders>
                </w:tcPr>
                <w:p w14:paraId="3C8D8AE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top w:val="single" w:sz="4" w:space="0" w:color="auto"/>
                    <w:bottom w:val="single" w:sz="4" w:space="0" w:color="auto"/>
                  </w:tcBorders>
                </w:tcPr>
                <w:p w14:paraId="1D171D55"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Z axis.</w:t>
                  </w:r>
                </w:p>
              </w:tc>
            </w:tr>
          </w:tbl>
          <w:p w14:paraId="48D3D833"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p>
        </w:tc>
      </w:tr>
    </w:tbl>
    <w:p w14:paraId="382A300A" w14:textId="77777777" w:rsidR="0084494B" w:rsidRDefault="0084494B" w:rsidP="0084494B">
      <w:pPr>
        <w:spacing w:before="120"/>
      </w:pPr>
      <w:r>
        <w:t xml:space="preserve">A &lt;vertex&gt; element represents a point in 3-dimensional space that is referenced by a triangle in the mesh. </w:t>
      </w:r>
      <w:r w:rsidR="00EC7AB7">
        <w:t>The decimal values representing the coordinates can be recorded to arbitrary precision. Producers SHOULD NOT use more precision than the error generated in their calculations, or the anticipated resolution of the</w:t>
      </w:r>
      <w:r w:rsidR="00591C3F">
        <w:t>ir</w:t>
      </w:r>
      <w:r w:rsidR="00EC7AB7">
        <w:t xml:space="preserve"> consumer.</w:t>
      </w:r>
      <w:r w:rsidR="00591C3F">
        <w:t xml:space="preserve"> The variable-precision nature of ASCII encoding is a significant advantage over fixed-width binary formats, and helps make up the difference in storage efficiency.</w:t>
      </w:r>
    </w:p>
    <w:p w14:paraId="6E1971BE" w14:textId="4E73CBB5" w:rsidR="00486028" w:rsidRDefault="00486028">
      <w:pPr>
        <w:pStyle w:val="Heading3"/>
        <w:numPr>
          <w:ilvl w:val="2"/>
          <w:numId w:val="47"/>
        </w:numPr>
      </w:pPr>
      <w:bookmarkStart w:id="445" w:name="_Toc494964950"/>
      <w:bookmarkStart w:id="446" w:name="_Toc444090317"/>
      <w:r w:rsidRPr="00486028">
        <w:lastRenderedPageBreak/>
        <w:t>Triangles</w:t>
      </w:r>
      <w:bookmarkEnd w:id="445"/>
      <w:bookmarkEnd w:id="446"/>
    </w:p>
    <w:p w14:paraId="1C15D26C" w14:textId="77777777" w:rsidR="00B81660" w:rsidRPr="004C5F54" w:rsidRDefault="00B81660" w:rsidP="00A12E9C">
      <w:pPr>
        <w:keepNext/>
        <w:spacing w:before="120"/>
      </w:pPr>
      <w:r w:rsidRPr="004C5F54">
        <w:t xml:space="preserve">Element </w:t>
      </w:r>
      <w:r w:rsidRPr="004C5F54">
        <w:rPr>
          <w:b/>
        </w:rPr>
        <w:t>&lt;triangles&gt;</w:t>
      </w:r>
    </w:p>
    <w:tbl>
      <w:tblPr>
        <w:tblW w:w="4999" w:type="pct"/>
        <w:tblLook w:val="04A0" w:firstRow="1" w:lastRow="0" w:firstColumn="1" w:lastColumn="0" w:noHBand="0" w:noVBand="1"/>
      </w:tblPr>
      <w:tblGrid>
        <w:gridCol w:w="935"/>
        <w:gridCol w:w="8413"/>
      </w:tblGrid>
      <w:tr w:rsidR="00B81660" w14:paraId="587B5979" w14:textId="77777777">
        <w:tc>
          <w:tcPr>
            <w:tcW w:w="490" w:type="pct"/>
            <w:tcBorders>
              <w:top w:val="single" w:sz="4" w:space="0" w:color="auto"/>
              <w:left w:val="single" w:sz="4" w:space="0" w:color="auto"/>
              <w:bottom w:val="single" w:sz="4" w:space="0" w:color="auto"/>
              <w:right w:val="single" w:sz="4" w:space="0" w:color="auto"/>
            </w:tcBorders>
          </w:tcPr>
          <w:p w14:paraId="0C364597" w14:textId="77777777" w:rsidR="00B81660" w:rsidRDefault="00B81660" w:rsidP="00791F4C">
            <w:pPr>
              <w:widowControl w:val="0"/>
              <w:autoSpaceDE w:val="0"/>
              <w:autoSpaceDN w:val="0"/>
              <w:adjustRightInd w:val="0"/>
              <w:spacing w:before="75" w:after="75" w:line="240" w:lineRule="auto"/>
              <w:rPr>
                <w:rFonts w:ascii="Arial" w:hAnsi="Arial" w:cs="Arial"/>
                <w:sz w:val="24"/>
                <w:szCs w:val="24"/>
              </w:rPr>
            </w:pPr>
            <w:r>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91868DB" w14:textId="77777777" w:rsidR="00B81660" w:rsidRDefault="00DB10B8">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EA84283" wp14:editId="680C49E5">
                  <wp:extent cx="3657600" cy="1055738"/>
                  <wp:effectExtent l="25400" t="0" r="0" b="0"/>
                  <wp:docPr id="7" name="Picture 6" descr="tri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s.PNG"/>
                          <pic:cNvPicPr/>
                        </pic:nvPicPr>
                        <pic:blipFill>
                          <a:blip r:embed="rId29"/>
                          <a:stretch>
                            <a:fillRect/>
                          </a:stretch>
                        </pic:blipFill>
                        <pic:spPr>
                          <a:xfrm>
                            <a:off x="0" y="0"/>
                            <a:ext cx="3657600" cy="1055738"/>
                          </a:xfrm>
                          <a:prstGeom prst="rect">
                            <a:avLst/>
                          </a:prstGeom>
                        </pic:spPr>
                      </pic:pic>
                    </a:graphicData>
                  </a:graphic>
                </wp:inline>
              </w:drawing>
            </w:r>
          </w:p>
        </w:tc>
      </w:tr>
    </w:tbl>
    <w:p w14:paraId="5CFA9A79" w14:textId="2C3DE3BB" w:rsidR="00B92A75" w:rsidRDefault="00B81660" w:rsidP="00AB7150">
      <w:pPr>
        <w:spacing w:before="120"/>
      </w:pPr>
      <w:r>
        <w:t xml:space="preserve">The &lt;triangles&gt; element contains a set of </w:t>
      </w:r>
      <w:r w:rsidR="00AB7150">
        <w:t>1</w:t>
      </w:r>
      <w:r>
        <w:t xml:space="preserve"> or more &lt;triangle&gt; elements to describe a full 3D object</w:t>
      </w:r>
      <w:r w:rsidR="00FC716E">
        <w:t xml:space="preserve"> mesh</w:t>
      </w:r>
      <w:r>
        <w:t>.</w:t>
      </w:r>
      <w:r w:rsidR="00AB7150">
        <w:t xml:space="preserve"> If the object type is “model”, the mesh has to contain at least 4 triangles to form a solid body. In order to avoid integer overflows, a triangle array MUST contain less than 2^31 triangles.</w:t>
      </w:r>
    </w:p>
    <w:p w14:paraId="5D56599E" w14:textId="6FBA1F3F" w:rsidR="00F3143E" w:rsidRDefault="00F3143E" w:rsidP="00AB7150">
      <w:pPr>
        <w:spacing w:before="120"/>
      </w:pPr>
      <w:r>
        <w:t>These limitations can be superceded by another required 3MF extension.</w:t>
      </w:r>
    </w:p>
    <w:p w14:paraId="602A9FF7" w14:textId="424ED99A" w:rsidR="00B92A75" w:rsidRPr="00105125" w:rsidRDefault="00B92A75">
      <w:pPr>
        <w:pStyle w:val="Heading4"/>
        <w:numPr>
          <w:ilvl w:val="3"/>
          <w:numId w:val="47"/>
        </w:numPr>
      </w:pPr>
      <w:r w:rsidRPr="00B92A75">
        <w:t>Triangle</w:t>
      </w:r>
    </w:p>
    <w:p w14:paraId="42E87973" w14:textId="77777777" w:rsidR="00383060" w:rsidRPr="00383060" w:rsidRDefault="00383060" w:rsidP="004C5F54">
      <w:pPr>
        <w:keepNext/>
        <w:spacing w:before="120"/>
      </w:pPr>
      <w:r>
        <w:t xml:space="preserve">Element </w:t>
      </w:r>
      <w:r w:rsidRPr="001F33F1">
        <w:rPr>
          <w:b/>
        </w:rPr>
        <w:t>&lt;</w:t>
      </w:r>
      <w:r>
        <w:rPr>
          <w:b/>
        </w:rPr>
        <w:t>triangle</w:t>
      </w:r>
      <w:r w:rsidRPr="001F33F1">
        <w:rPr>
          <w:b/>
        </w:rPr>
        <w:t>&gt;</w:t>
      </w:r>
    </w:p>
    <w:tbl>
      <w:tblPr>
        <w:tblW w:w="4999" w:type="pct"/>
        <w:tblLook w:val="0000" w:firstRow="0" w:lastRow="0" w:firstColumn="0" w:lastColumn="0" w:noHBand="0" w:noVBand="0"/>
      </w:tblPr>
      <w:tblGrid>
        <w:gridCol w:w="935"/>
        <w:gridCol w:w="8413"/>
      </w:tblGrid>
      <w:tr w:rsidR="00FE14F4" w:rsidRPr="007B4CE0" w14:paraId="3F5C71D3" w14:textId="77777777">
        <w:tc>
          <w:tcPr>
            <w:tcW w:w="490" w:type="pct"/>
            <w:tcBorders>
              <w:top w:val="single" w:sz="4" w:space="0" w:color="auto"/>
              <w:left w:val="single" w:sz="4" w:space="0" w:color="auto"/>
              <w:bottom w:val="single" w:sz="4" w:space="0" w:color="auto"/>
              <w:right w:val="single" w:sz="4" w:space="0" w:color="auto"/>
            </w:tcBorders>
          </w:tcPr>
          <w:p w14:paraId="6B88049F" w14:textId="77777777" w:rsidR="00FE14F4" w:rsidRPr="007B4CE0" w:rsidRDefault="00FE14F4" w:rsidP="00791F4C">
            <w:pPr>
              <w:widowControl w:val="0"/>
              <w:autoSpaceDE w:val="0"/>
              <w:autoSpaceDN w:val="0"/>
              <w:adjustRightInd w:val="0"/>
              <w:spacing w:before="75" w:after="75" w:line="240" w:lineRule="auto"/>
              <w:rPr>
                <w:rFonts w:ascii="Arial" w:hAnsi="Arial" w:cs="Arial"/>
                <w:sz w:val="24"/>
                <w:szCs w:val="24"/>
              </w:rPr>
            </w:pPr>
            <w:r w:rsidRPr="007B4CE0">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5C262B6A" w14:textId="23322DA6" w:rsidR="00FE14F4" w:rsidRPr="007B4CE0" w:rsidRDefault="003E293E">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570E0249" wp14:editId="11B80C50">
                  <wp:extent cx="3657600" cy="3314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iang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0" cy="3314895"/>
                          </a:xfrm>
                          <a:prstGeom prst="rect">
                            <a:avLst/>
                          </a:prstGeom>
                        </pic:spPr>
                      </pic:pic>
                    </a:graphicData>
                  </a:graphic>
                </wp:inline>
              </w:drawing>
            </w:r>
          </w:p>
        </w:tc>
      </w:tr>
      <w:tr w:rsidR="00FE14F4" w:rsidRPr="007B4CE0" w14:paraId="1751EFC3" w14:textId="77777777">
        <w:tc>
          <w:tcPr>
            <w:tcW w:w="490" w:type="pct"/>
            <w:tcBorders>
              <w:top w:val="single" w:sz="4" w:space="0" w:color="auto"/>
              <w:left w:val="single" w:sz="4" w:space="0" w:color="auto"/>
              <w:bottom w:val="single" w:sz="4" w:space="0" w:color="auto"/>
              <w:right w:val="single" w:sz="4" w:space="0" w:color="auto"/>
            </w:tcBorders>
          </w:tcPr>
          <w:p w14:paraId="58879034" w14:textId="77777777" w:rsidR="00FE14F4" w:rsidRPr="007B4CE0" w:rsidRDefault="00FE14F4" w:rsidP="00791F4C">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773"/>
              <w:gridCol w:w="2101"/>
              <w:gridCol w:w="805"/>
              <w:gridCol w:w="723"/>
              <w:gridCol w:w="608"/>
              <w:gridCol w:w="3185"/>
            </w:tblGrid>
            <w:tr w:rsidR="00FE14F4" w:rsidRPr="007B4CE0" w14:paraId="4A019ABF" w14:textId="77777777">
              <w:tc>
                <w:tcPr>
                  <w:tcW w:w="472" w:type="pct"/>
                </w:tcPr>
                <w:p w14:paraId="63B411F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Name  </w:t>
                  </w:r>
                </w:p>
              </w:tc>
              <w:tc>
                <w:tcPr>
                  <w:tcW w:w="1282" w:type="pct"/>
                </w:tcPr>
                <w:p w14:paraId="0E21892C"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Type  </w:t>
                  </w:r>
                </w:p>
              </w:tc>
              <w:tc>
                <w:tcPr>
                  <w:tcW w:w="491" w:type="pct"/>
                </w:tcPr>
                <w:p w14:paraId="3798140F"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Use  </w:t>
                  </w:r>
                </w:p>
              </w:tc>
              <w:tc>
                <w:tcPr>
                  <w:tcW w:w="441" w:type="pct"/>
                </w:tcPr>
                <w:p w14:paraId="60464A5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Default  </w:t>
                  </w:r>
                </w:p>
              </w:tc>
              <w:tc>
                <w:tcPr>
                  <w:tcW w:w="371" w:type="pct"/>
                </w:tcPr>
                <w:p w14:paraId="039E7247"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Fixed  </w:t>
                  </w:r>
                </w:p>
              </w:tc>
              <w:tc>
                <w:tcPr>
                  <w:tcW w:w="1943" w:type="pct"/>
                </w:tcPr>
                <w:p w14:paraId="7092C7A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Annotation</w:t>
                  </w:r>
                </w:p>
              </w:tc>
            </w:tr>
            <w:tr w:rsidR="00FE14F4" w:rsidRPr="007B4CE0" w14:paraId="2B5295CA" w14:textId="77777777">
              <w:tc>
                <w:tcPr>
                  <w:tcW w:w="472" w:type="pct"/>
                  <w:tcBorders>
                    <w:bottom w:val="single" w:sz="4" w:space="0" w:color="auto"/>
                  </w:tcBorders>
                </w:tcPr>
                <w:p w14:paraId="3A9A65D5"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v1  </w:t>
                  </w:r>
                </w:p>
              </w:tc>
              <w:tc>
                <w:tcPr>
                  <w:tcW w:w="1282" w:type="pct"/>
                  <w:tcBorders>
                    <w:bottom w:val="single" w:sz="4" w:space="0" w:color="auto"/>
                  </w:tcBorders>
                </w:tcPr>
                <w:p w14:paraId="50416B0E"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bottom w:val="single" w:sz="4" w:space="0" w:color="auto"/>
                  </w:tcBorders>
                </w:tcPr>
                <w:p w14:paraId="78B4C748"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bottom w:val="single" w:sz="4" w:space="0" w:color="auto"/>
                  </w:tcBorders>
                </w:tcPr>
                <w:p w14:paraId="4A4E1522"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bottom w:val="single" w:sz="4" w:space="0" w:color="auto"/>
                  </w:tcBorders>
                </w:tcPr>
                <w:p w14:paraId="308D9C7C"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bottom w:val="single" w:sz="4" w:space="0" w:color="auto"/>
                  </w:tcBorders>
                </w:tcPr>
                <w:p w14:paraId="43B90070"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 zero-based index into the vertices for this mesh. Defines the first vertex of the triangle.</w:t>
                  </w:r>
                </w:p>
              </w:tc>
            </w:tr>
            <w:tr w:rsidR="00FE14F4" w:rsidRPr="007B4CE0" w14:paraId="71F6568D" w14:textId="77777777">
              <w:tc>
                <w:tcPr>
                  <w:tcW w:w="472" w:type="pct"/>
                  <w:tcBorders>
                    <w:top w:val="single" w:sz="4" w:space="0" w:color="auto"/>
                    <w:bottom w:val="single" w:sz="4" w:space="0" w:color="auto"/>
                  </w:tcBorders>
                </w:tcPr>
                <w:p w14:paraId="1A493CB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v2  </w:t>
                  </w:r>
                </w:p>
              </w:tc>
              <w:tc>
                <w:tcPr>
                  <w:tcW w:w="1282" w:type="pct"/>
                  <w:tcBorders>
                    <w:top w:val="single" w:sz="4" w:space="0" w:color="auto"/>
                    <w:bottom w:val="single" w:sz="4" w:space="0" w:color="auto"/>
                  </w:tcBorders>
                </w:tcPr>
                <w:p w14:paraId="06AA8276"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565B9DC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13C04B30"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531121E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top w:val="single" w:sz="4" w:space="0" w:color="auto"/>
                    <w:bottom w:val="single" w:sz="4" w:space="0" w:color="auto"/>
                  </w:tcBorders>
                </w:tcPr>
                <w:p w14:paraId="534DFD2C"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References a zero-based index into the vertices for this mesh. Defines the </w:t>
                  </w:r>
                  <w:r>
                    <w:rPr>
                      <w:rFonts w:ascii="Arial" w:hAnsi="Arial" w:cs="Arial"/>
                      <w:color w:val="000000"/>
                      <w:sz w:val="16"/>
                      <w:szCs w:val="16"/>
                    </w:rPr>
                    <w:lastRenderedPageBreak/>
                    <w:t>second vertex of the triangle.</w:t>
                  </w:r>
                </w:p>
              </w:tc>
            </w:tr>
            <w:tr w:rsidR="00FE14F4" w:rsidRPr="007B4CE0" w14:paraId="7F958013" w14:textId="77777777">
              <w:tc>
                <w:tcPr>
                  <w:tcW w:w="472" w:type="pct"/>
                  <w:tcBorders>
                    <w:top w:val="single" w:sz="4" w:space="0" w:color="auto"/>
                    <w:bottom w:val="single" w:sz="4" w:space="0" w:color="auto"/>
                  </w:tcBorders>
                </w:tcPr>
                <w:p w14:paraId="126349B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lastRenderedPageBreak/>
                    <w:t xml:space="preserve">v3  </w:t>
                  </w:r>
                </w:p>
              </w:tc>
              <w:tc>
                <w:tcPr>
                  <w:tcW w:w="1282" w:type="pct"/>
                  <w:tcBorders>
                    <w:top w:val="single" w:sz="4" w:space="0" w:color="auto"/>
                    <w:bottom w:val="single" w:sz="4" w:space="0" w:color="auto"/>
                  </w:tcBorders>
                </w:tcPr>
                <w:p w14:paraId="060F0FDA"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0ADFDE0A"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4955CFD1"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7C1268E0"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top w:val="single" w:sz="4" w:space="0" w:color="auto"/>
                    <w:bottom w:val="single" w:sz="4" w:space="0" w:color="auto"/>
                  </w:tcBorders>
                </w:tcPr>
                <w:p w14:paraId="694E656A"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 zero-based index into the vertices for this mesh. Defines the third vertex of the triangle.</w:t>
                  </w:r>
                </w:p>
              </w:tc>
            </w:tr>
            <w:tr w:rsidR="00003729" w:rsidRPr="007B4CE0" w14:paraId="28BF7B7C" w14:textId="77777777">
              <w:tc>
                <w:tcPr>
                  <w:tcW w:w="472" w:type="pct"/>
                  <w:tcBorders>
                    <w:top w:val="single" w:sz="4" w:space="0" w:color="auto"/>
                    <w:bottom w:val="single" w:sz="4" w:space="0" w:color="auto"/>
                  </w:tcBorders>
                </w:tcPr>
                <w:p w14:paraId="255F60AD" w14:textId="76C17BB1" w:rsidR="00003729" w:rsidRPr="007B4CE0" w:rsidRDefault="000374D2" w:rsidP="00CB6E25">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w:t>
                  </w:r>
                  <w:r w:rsidR="00791F4C">
                    <w:rPr>
                      <w:rFonts w:ascii="Arial" w:hAnsi="Arial" w:cs="Arial"/>
                      <w:color w:val="000000"/>
                      <w:sz w:val="16"/>
                      <w:szCs w:val="16"/>
                    </w:rPr>
                    <w:t>1</w:t>
                  </w:r>
                </w:p>
              </w:tc>
              <w:tc>
                <w:tcPr>
                  <w:tcW w:w="1282" w:type="pct"/>
                  <w:tcBorders>
                    <w:top w:val="single" w:sz="4" w:space="0" w:color="auto"/>
                    <w:bottom w:val="single" w:sz="4" w:space="0" w:color="auto"/>
                  </w:tcBorders>
                </w:tcPr>
                <w:p w14:paraId="570C856B" w14:textId="49AA4B90" w:rsidR="00003729" w:rsidRPr="007B4CE0" w:rsidRDefault="00821DAD" w:rsidP="00CB6E25">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16673908"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bottom w:val="single" w:sz="4" w:space="0" w:color="auto"/>
                  </w:tcBorders>
                </w:tcPr>
                <w:p w14:paraId="1103B59C"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
                <w:p w14:paraId="565AE302"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1943" w:type="pct"/>
                  <w:tcBorders>
                    <w:top w:val="single" w:sz="4" w:space="0" w:color="auto"/>
                    <w:bottom w:val="single" w:sz="4" w:space="0" w:color="auto"/>
                  </w:tcBorders>
                </w:tcPr>
                <w:p w14:paraId="77C3AC8C" w14:textId="77B33E0B" w:rsidR="00003729" w:rsidRDefault="0090239E" w:rsidP="00220CE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Overrides the object-level </w:t>
                  </w:r>
                  <w:r w:rsidR="00220CE2">
                    <w:rPr>
                      <w:rFonts w:ascii="Arial" w:hAnsi="Arial" w:cs="Arial"/>
                      <w:color w:val="000000"/>
                      <w:sz w:val="16"/>
                      <w:szCs w:val="16"/>
                    </w:rPr>
                    <w:t xml:space="preserve">pindex </w:t>
                  </w:r>
                  <w:r w:rsidR="00B776DA">
                    <w:rPr>
                      <w:rFonts w:ascii="Arial" w:hAnsi="Arial" w:cs="Arial"/>
                      <w:color w:val="000000"/>
                      <w:sz w:val="16"/>
                      <w:szCs w:val="16"/>
                    </w:rPr>
                    <w:t>for the first vertex of the triangle.</w:t>
                  </w:r>
                </w:p>
              </w:tc>
            </w:tr>
            <w:tr w:rsidR="00B776DA" w:rsidRPr="007B4CE0" w14:paraId="22293CA4" w14:textId="77777777">
              <w:tc>
                <w:tcPr>
                  <w:tcW w:w="472" w:type="pct"/>
                  <w:tcBorders>
                    <w:top w:val="single" w:sz="4" w:space="0" w:color="auto"/>
                    <w:bottom w:val="single" w:sz="4" w:space="0" w:color="auto"/>
                  </w:tcBorders>
                </w:tcPr>
                <w:p w14:paraId="54F10B01" w14:textId="326018DE"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w:t>
                  </w:r>
                  <w:r w:rsidR="00B776DA">
                    <w:rPr>
                      <w:rFonts w:ascii="Arial" w:hAnsi="Arial" w:cs="Arial"/>
                      <w:color w:val="000000"/>
                      <w:sz w:val="16"/>
                      <w:szCs w:val="16"/>
                    </w:rPr>
                    <w:t>2</w:t>
                  </w:r>
                </w:p>
              </w:tc>
              <w:tc>
                <w:tcPr>
                  <w:tcW w:w="1282" w:type="pct"/>
                  <w:tcBorders>
                    <w:top w:val="single" w:sz="4" w:space="0" w:color="auto"/>
                    <w:bottom w:val="single" w:sz="4" w:space="0" w:color="auto"/>
                  </w:tcBorders>
                </w:tcPr>
                <w:p w14:paraId="3E3FFFBA" w14:textId="77777777" w:rsidR="00B776DA" w:rsidRPr="007B4CE0" w:rsidRDefault="00821DAD"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38425EA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653635EF"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6BC0090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412777BC" w14:textId="2BA6D3A4"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r w:rsidR="00220CE2">
                    <w:rPr>
                      <w:rFonts w:ascii="Arial" w:hAnsi="Arial" w:cs="Arial"/>
                      <w:color w:val="000000"/>
                      <w:sz w:val="16"/>
                      <w:szCs w:val="16"/>
                    </w:rPr>
                    <w:t xml:space="preserve">pindex </w:t>
                  </w:r>
                  <w:r>
                    <w:rPr>
                      <w:rFonts w:ascii="Arial" w:hAnsi="Arial" w:cs="Arial"/>
                      <w:color w:val="000000"/>
                      <w:sz w:val="16"/>
                      <w:szCs w:val="16"/>
                    </w:rPr>
                    <w:t>for the second vertex of the triangle.</w:t>
                  </w:r>
                </w:p>
              </w:tc>
            </w:tr>
            <w:tr w:rsidR="00B776DA" w:rsidRPr="007B4CE0" w14:paraId="773FCAF6" w14:textId="77777777">
              <w:tc>
                <w:tcPr>
                  <w:tcW w:w="472" w:type="pct"/>
                  <w:tcBorders>
                    <w:top w:val="single" w:sz="4" w:space="0" w:color="auto"/>
                    <w:bottom w:val="single" w:sz="4" w:space="0" w:color="auto"/>
                  </w:tcBorders>
                </w:tcPr>
                <w:p w14:paraId="23083526" w14:textId="3A120FFF"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w:t>
                  </w:r>
                  <w:r w:rsidR="00B776DA">
                    <w:rPr>
                      <w:rFonts w:ascii="Arial" w:hAnsi="Arial" w:cs="Arial"/>
                      <w:color w:val="000000"/>
                      <w:sz w:val="16"/>
                      <w:szCs w:val="16"/>
                    </w:rPr>
                    <w:t>3</w:t>
                  </w:r>
                </w:p>
              </w:tc>
              <w:tc>
                <w:tcPr>
                  <w:tcW w:w="1282" w:type="pct"/>
                  <w:tcBorders>
                    <w:top w:val="single" w:sz="4" w:space="0" w:color="auto"/>
                    <w:bottom w:val="single" w:sz="4" w:space="0" w:color="auto"/>
                  </w:tcBorders>
                </w:tcPr>
                <w:p w14:paraId="0CEBB6EB" w14:textId="77777777" w:rsidR="00B776DA" w:rsidRPr="007B4CE0" w:rsidRDefault="00821DAD"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49D50D1E"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0D651723"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7A354804"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6918CB65" w14:textId="61FC862C"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r w:rsidR="00220CE2">
                    <w:rPr>
                      <w:rFonts w:ascii="Arial" w:hAnsi="Arial" w:cs="Arial"/>
                      <w:color w:val="000000"/>
                      <w:sz w:val="16"/>
                      <w:szCs w:val="16"/>
                    </w:rPr>
                    <w:t xml:space="preserve">pindex </w:t>
                  </w:r>
                  <w:r>
                    <w:rPr>
                      <w:rFonts w:ascii="Arial" w:hAnsi="Arial" w:cs="Arial"/>
                      <w:color w:val="000000"/>
                      <w:sz w:val="16"/>
                      <w:szCs w:val="16"/>
                    </w:rPr>
                    <w:t>for the third vertex of the triangle.</w:t>
                  </w:r>
                </w:p>
              </w:tc>
            </w:tr>
            <w:tr w:rsidR="00B776DA" w:rsidRPr="007B4CE0" w14:paraId="3FA6ADB9" w14:textId="77777777">
              <w:tc>
                <w:tcPr>
                  <w:tcW w:w="472" w:type="pct"/>
                  <w:tcBorders>
                    <w:top w:val="single" w:sz="4" w:space="0" w:color="auto"/>
                    <w:bottom w:val="single" w:sz="4" w:space="0" w:color="auto"/>
                  </w:tcBorders>
                </w:tcPr>
                <w:p w14:paraId="655A476F" w14:textId="2FB42C56"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pid</w:t>
                  </w:r>
                </w:p>
              </w:tc>
              <w:tc>
                <w:tcPr>
                  <w:tcW w:w="1282" w:type="pct"/>
                  <w:tcBorders>
                    <w:top w:val="single" w:sz="4" w:space="0" w:color="auto"/>
                    <w:bottom w:val="single" w:sz="4" w:space="0" w:color="auto"/>
                  </w:tcBorders>
                </w:tcPr>
                <w:p w14:paraId="53736821" w14:textId="77777777" w:rsidR="00B776DA" w:rsidRPr="007B4CE0" w:rsidRDefault="00C05B3E"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
                <w:p w14:paraId="0D6EAF0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6A3D6EBD"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51CE48A3"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71C57858" w14:textId="2E15BDBA" w:rsidR="00B776DA" w:rsidRPr="007B4CE0" w:rsidRDefault="00B776DA" w:rsidP="00220CE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r w:rsidR="00220CE2">
                    <w:rPr>
                      <w:rFonts w:ascii="Arial" w:hAnsi="Arial" w:cs="Arial"/>
                      <w:color w:val="000000"/>
                      <w:sz w:val="16"/>
                      <w:szCs w:val="16"/>
                    </w:rPr>
                    <w:t xml:space="preserve">pid </w:t>
                  </w:r>
                  <w:r>
                    <w:rPr>
                      <w:rFonts w:ascii="Arial" w:hAnsi="Arial" w:cs="Arial"/>
                      <w:color w:val="000000"/>
                      <w:sz w:val="16"/>
                      <w:szCs w:val="16"/>
                    </w:rPr>
                    <w:t>for the triangle.</w:t>
                  </w:r>
                </w:p>
              </w:tc>
            </w:tr>
          </w:tbl>
          <w:p w14:paraId="78635F7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p>
        </w:tc>
      </w:tr>
    </w:tbl>
    <w:p w14:paraId="3D67C0D1" w14:textId="77777777" w:rsidR="00FE14F4" w:rsidRDefault="0084494B" w:rsidP="0084494B">
      <w:pPr>
        <w:spacing w:before="120"/>
      </w:pPr>
      <w:r>
        <w:lastRenderedPageBreak/>
        <w:t xml:space="preserve">A &lt;triangle&gt; element represents a single face of the mesh. The order of the vertices (v1, v2, v3) MUST be specified in </w:t>
      </w:r>
      <w:r w:rsidR="00FC1FCE">
        <w:t>counter-</w:t>
      </w:r>
      <w:r>
        <w:t>clockwise order, such that the face normal of the triangle is pointing toward the outside of the object.</w:t>
      </w:r>
      <w:r w:rsidR="00B318D7">
        <w:t xml:space="preserve"> The indices v1, v2 and v3 MUST be distinct.</w:t>
      </w:r>
    </w:p>
    <w:p w14:paraId="505CD583" w14:textId="307D5302" w:rsidR="00A61762" w:rsidRDefault="00A61762" w:rsidP="0084494B">
      <w:pPr>
        <w:spacing w:before="120"/>
      </w:pPr>
      <w:r>
        <w:t xml:space="preserve">The </w:t>
      </w:r>
      <w:r w:rsidR="00281DDA">
        <w:t xml:space="preserve">properties </w:t>
      </w:r>
      <w:r>
        <w:t>applied to each vertex (</w:t>
      </w:r>
      <w:r w:rsidR="00281DDA">
        <w:t>p</w:t>
      </w:r>
      <w:r>
        <w:t xml:space="preserve">1, </w:t>
      </w:r>
      <w:r w:rsidR="00281DDA">
        <w:t>p</w:t>
      </w:r>
      <w:r>
        <w:t xml:space="preserve">2, </w:t>
      </w:r>
      <w:r w:rsidR="00281DDA">
        <w:t>p</w:t>
      </w:r>
      <w:r>
        <w:t xml:space="preserve">3) allow </w:t>
      </w:r>
      <w:r w:rsidR="00281DDA">
        <w:t xml:space="preserve">property </w:t>
      </w:r>
      <w:r>
        <w:t xml:space="preserve">gradients to be defined across the triangle, where interpolation of the </w:t>
      </w:r>
      <w:r w:rsidR="00281DDA">
        <w:t xml:space="preserve">property </w:t>
      </w:r>
      <w:r>
        <w:t>is defined as the</w:t>
      </w:r>
      <w:r w:rsidR="001011BE">
        <w:t xml:space="preserve"> linear</w:t>
      </w:r>
      <w:r>
        <w:t xml:space="preserve"> convex combination. A consumer that cannot create </w:t>
      </w:r>
      <w:r w:rsidR="00281DDA">
        <w:t xml:space="preserve">property </w:t>
      </w:r>
      <w:r>
        <w:t xml:space="preserve">gradients MUST apply the </w:t>
      </w:r>
      <w:r w:rsidR="00281DDA">
        <w:t>p</w:t>
      </w:r>
      <w:r>
        <w:t xml:space="preserve">1 </w:t>
      </w:r>
      <w:r w:rsidR="00281DDA">
        <w:t xml:space="preserve">property </w:t>
      </w:r>
      <w:r>
        <w:t xml:space="preserve">to the entire triangle. A consumer that cannot use </w:t>
      </w:r>
      <w:r w:rsidR="00281DDA">
        <w:t xml:space="preserve">properties </w:t>
      </w:r>
      <w:r>
        <w:t xml:space="preserve">on a per-triangle basis MUST ignore the triangle </w:t>
      </w:r>
      <w:r w:rsidR="00281DDA">
        <w:t xml:space="preserve">properties </w:t>
      </w:r>
      <w:r>
        <w:t xml:space="preserve">and use the &lt;object&gt; level </w:t>
      </w:r>
      <w:r w:rsidR="00281DDA">
        <w:t xml:space="preserve">property </w:t>
      </w:r>
      <w:r>
        <w:t xml:space="preserve">instead. </w:t>
      </w:r>
      <w:r w:rsidR="008F25A7">
        <w:t xml:space="preserve"> If p1 is not specified then </w:t>
      </w:r>
      <w:r w:rsidR="007113C3">
        <w:t>the default object property, if</w:t>
      </w:r>
      <w:r w:rsidR="00783610">
        <w:t xml:space="preserve"> specified, is</w:t>
      </w:r>
      <w:r w:rsidR="008F25A7">
        <w:t xml:space="preserve"> assigned to the triangle. If p2 or p3 is unspecified then p1 is used for the entire triangle.</w:t>
      </w:r>
    </w:p>
    <w:p w14:paraId="1477D64A" w14:textId="58812DD3" w:rsidR="00A61762" w:rsidRDefault="00A61762" w:rsidP="0084494B">
      <w:pPr>
        <w:spacing w:before="120"/>
      </w:pPr>
      <w:r>
        <w:t xml:space="preserve">The </w:t>
      </w:r>
      <w:r w:rsidR="00281DDA">
        <w:t xml:space="preserve">property </w:t>
      </w:r>
      <w:r>
        <w:t xml:space="preserve">group is specified by the </w:t>
      </w:r>
      <w:r w:rsidR="00281DDA">
        <w:t xml:space="preserve">pid </w:t>
      </w:r>
      <w:r>
        <w:t xml:space="preserve">attribute, if different than the </w:t>
      </w:r>
      <w:r w:rsidR="00281DDA">
        <w:t xml:space="preserve">property </w:t>
      </w:r>
      <w:r>
        <w:t xml:space="preserve">group defined at the object-level. Since this is applied to the whole triangle, it implicitly forces the three </w:t>
      </w:r>
      <w:r w:rsidR="00281DDA">
        <w:t xml:space="preserve">properties </w:t>
      </w:r>
      <w:r>
        <w:t xml:space="preserve">to be from the same group, which </w:t>
      </w:r>
      <w:r w:rsidR="003B2247">
        <w:t>impli</w:t>
      </w:r>
      <w:r>
        <w:t>es they are of the same type, as defined by possible extensions to this spec.</w:t>
      </w:r>
    </w:p>
    <w:p w14:paraId="6939089A" w14:textId="6EC7E412" w:rsidR="002F3430" w:rsidRDefault="002F3430" w:rsidP="0084494B">
      <w:pPr>
        <w:spacing w:before="120"/>
      </w:pPr>
      <w:r>
        <w:t xml:space="preserve">If the properties defined on the triangle are from a &lt;basematerials&gt; group (see Chapter 5), they </w:t>
      </w:r>
      <w:r w:rsidR="00664B60">
        <w:t>MUST NOT form gradients, as interpolation of base materials is not defined in this core specification. Therefore p1, p2 and p3 MUST be equal or unspecified. Material gradients and interpolation methods are defined in extension specifications.</w:t>
      </w:r>
    </w:p>
    <w:p w14:paraId="7B7F40B4" w14:textId="7BB71084" w:rsidR="003B2247" w:rsidRDefault="003B2247" w:rsidP="007324C1">
      <w:pPr>
        <w:pStyle w:val="Note"/>
      </w:pPr>
      <w:r w:rsidRPr="007324C1">
        <w:rPr>
          <w:b/>
        </w:rPr>
        <w:t xml:space="preserve">Note: </w:t>
      </w:r>
      <w:r>
        <w:t>The triangle orientation is affected by the sign of the determinant of the transformation as described in Section 4.1.</w:t>
      </w:r>
    </w:p>
    <w:p w14:paraId="3DC89B13" w14:textId="169BBF9B" w:rsidR="00486028" w:rsidRDefault="00486028" w:rsidP="00486028">
      <w:pPr>
        <w:pStyle w:val="Heading2"/>
        <w:numPr>
          <w:ilvl w:val="1"/>
          <w:numId w:val="47"/>
        </w:numPr>
      </w:pPr>
      <w:bookmarkStart w:id="447" w:name="_Toc494964951"/>
      <w:bookmarkStart w:id="448" w:name="_Toc444090318"/>
      <w:r>
        <w:lastRenderedPageBreak/>
        <w:t>Components</w:t>
      </w:r>
      <w:bookmarkEnd w:id="447"/>
      <w:bookmarkEnd w:id="448"/>
    </w:p>
    <w:p w14:paraId="2F31EA35" w14:textId="77777777" w:rsidR="00B81660" w:rsidRPr="00383060" w:rsidRDefault="00B81660" w:rsidP="00B81660">
      <w:pPr>
        <w:keepNext/>
      </w:pPr>
      <w:r>
        <w:t xml:space="preserve">Element </w:t>
      </w:r>
      <w:r w:rsidRPr="001F33F1">
        <w:rPr>
          <w:b/>
        </w:rPr>
        <w:t>&lt;</w:t>
      </w:r>
      <w:r w:rsidR="00944B2D">
        <w:rPr>
          <w:b/>
        </w:rPr>
        <w:t>component</w:t>
      </w:r>
      <w:r>
        <w:rPr>
          <w:b/>
        </w:rPr>
        <w:t>s</w:t>
      </w:r>
      <w:r w:rsidRPr="001F33F1">
        <w:rPr>
          <w:b/>
        </w:rPr>
        <w:t>&gt;</w:t>
      </w:r>
    </w:p>
    <w:tbl>
      <w:tblPr>
        <w:tblW w:w="4999" w:type="pct"/>
        <w:tblLook w:val="0000" w:firstRow="0" w:lastRow="0" w:firstColumn="0" w:lastColumn="0" w:noHBand="0" w:noVBand="0"/>
      </w:tblPr>
      <w:tblGrid>
        <w:gridCol w:w="935"/>
        <w:gridCol w:w="8413"/>
      </w:tblGrid>
      <w:tr w:rsidR="00B81660" w:rsidRPr="00CC3019" w14:paraId="66366083" w14:textId="77777777">
        <w:tc>
          <w:tcPr>
            <w:tcW w:w="490" w:type="pct"/>
            <w:tcBorders>
              <w:top w:val="single" w:sz="4" w:space="0" w:color="auto"/>
              <w:left w:val="single" w:sz="4" w:space="0" w:color="auto"/>
              <w:bottom w:val="single" w:sz="4" w:space="0" w:color="auto"/>
              <w:right w:val="single" w:sz="4" w:space="0" w:color="auto"/>
            </w:tcBorders>
          </w:tcPr>
          <w:p w14:paraId="28F2C920" w14:textId="77777777" w:rsidR="00B81660" w:rsidRPr="00CC3019" w:rsidRDefault="00B81660" w:rsidP="00BF4E64">
            <w:pPr>
              <w:widowControl w:val="0"/>
              <w:autoSpaceDE w:val="0"/>
              <w:autoSpaceDN w:val="0"/>
              <w:adjustRightInd w:val="0"/>
              <w:spacing w:before="75" w:after="75" w:line="240" w:lineRule="auto"/>
              <w:rPr>
                <w:rFonts w:ascii="Arial" w:hAnsi="Arial" w:cs="Arial"/>
                <w:sz w:val="24"/>
                <w:szCs w:val="24"/>
              </w:rPr>
            </w:pPr>
            <w:r w:rsidRPr="00CC3019">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51A8A40" w14:textId="77777777" w:rsidR="00B81660" w:rsidRPr="00CC3019"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FA170F2" wp14:editId="3F76A61E">
                  <wp:extent cx="3657600" cy="912057"/>
                  <wp:effectExtent l="25400" t="0" r="0" b="0"/>
                  <wp:docPr id="9" name="Picture 8" descr="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31"/>
                          <a:stretch>
                            <a:fillRect/>
                          </a:stretch>
                        </pic:blipFill>
                        <pic:spPr>
                          <a:xfrm>
                            <a:off x="0" y="0"/>
                            <a:ext cx="3657600" cy="912057"/>
                          </a:xfrm>
                          <a:prstGeom prst="rect">
                            <a:avLst/>
                          </a:prstGeom>
                        </pic:spPr>
                      </pic:pic>
                    </a:graphicData>
                  </a:graphic>
                </wp:inline>
              </w:drawing>
            </w:r>
          </w:p>
        </w:tc>
      </w:tr>
    </w:tbl>
    <w:p w14:paraId="4F216252" w14:textId="77777777" w:rsidR="00B81660" w:rsidRDefault="00944B2D" w:rsidP="00647273">
      <w:pPr>
        <w:spacing w:before="120"/>
      </w:pPr>
      <w:r>
        <w:t>The &lt;componen</w:t>
      </w:r>
      <w:r w:rsidR="00647273">
        <w:t>ts&gt; element</w:t>
      </w:r>
      <w:r>
        <w:t xml:space="preserve"> acts as a container for all componen</w:t>
      </w:r>
      <w:r w:rsidR="00647273">
        <w:t xml:space="preserve">ts to be </w:t>
      </w:r>
      <w:r w:rsidR="00F470DE">
        <w:t>composed</w:t>
      </w:r>
      <w:r w:rsidR="00647273">
        <w:t xml:space="preserve"> </w:t>
      </w:r>
      <w:r w:rsidR="00F470DE">
        <w:t>in</w:t>
      </w:r>
      <w:r w:rsidR="00647273">
        <w:t>to the current object.</w:t>
      </w:r>
      <w:r w:rsidR="00647273" w:rsidRPr="00647273">
        <w:t xml:space="preserve"> </w:t>
      </w:r>
      <w:r w:rsidR="00647273">
        <w:t xml:space="preserve">A </w:t>
      </w:r>
      <w:r>
        <w:rPr>
          <w:rStyle w:val="Glossary"/>
        </w:rPr>
        <w:t>componen</w:t>
      </w:r>
      <w:r w:rsidR="00647273" w:rsidRPr="00483D5B">
        <w:rPr>
          <w:rStyle w:val="Glossary"/>
        </w:rPr>
        <w:t>t</w:t>
      </w:r>
      <w:r w:rsidR="00647273">
        <w:t xml:space="preserve"> is an object resource that is used in the context of another object def</w:t>
      </w:r>
      <w:r>
        <w:t>inition. Through the use of component</w:t>
      </w:r>
      <w:r w:rsidR="00647273">
        <w:t>s, a producer can reduce the overall size of the 3MF Document. For example, if the 3MF Document describes a car 3D object, there may be a car object resource that uses</w:t>
      </w:r>
      <w:r w:rsidR="00F470DE">
        <w:t xml:space="preserve"> 1 auto body component instance and</w:t>
      </w:r>
      <w:r w:rsidR="00647273">
        <w:t xml:space="preserve"> 4 </w:t>
      </w:r>
      <w:r>
        <w:t>component</w:t>
      </w:r>
      <w:r w:rsidR="00F470DE">
        <w:t xml:space="preserve"> instances of </w:t>
      </w:r>
      <w:r w:rsidR="00647273">
        <w:t>tire object resources, to place the wheels on the car</w:t>
      </w:r>
      <w:r w:rsidR="00F470DE">
        <w:t>’s body object</w:t>
      </w:r>
      <w:r w:rsidR="00647273">
        <w:t xml:space="preserve"> after applying the necessary rotation and translation</w:t>
      </w:r>
      <w:r w:rsidR="00D84FFC">
        <w:t xml:space="preserve"> (via transform)</w:t>
      </w:r>
      <w:r w:rsidR="00647273">
        <w:t>.</w:t>
      </w:r>
    </w:p>
    <w:p w14:paraId="4EC5D0BC" w14:textId="77777777" w:rsidR="000F7F71" w:rsidRDefault="000F7F71" w:rsidP="00647273">
      <w:pPr>
        <w:spacing w:before="120"/>
      </w:pPr>
      <w:r>
        <w:t>A 3D manufacturing device MUST respect the relative positions of the component objects; it MUST NOT transform them relative to each other except as specified in the document.</w:t>
      </w:r>
    </w:p>
    <w:p w14:paraId="16E633FC" w14:textId="5D5F6FEC" w:rsidR="00DF6913" w:rsidRDefault="00021A52" w:rsidP="00DF6913">
      <w:r>
        <w:t xml:space="preserve">If the </w:t>
      </w:r>
      <w:r w:rsidR="001F22FF">
        <w:t>components</w:t>
      </w:r>
      <w:r>
        <w:t xml:space="preserve"> overlap, 3D manufacturing devices MUST use the Positive fill rule (described in section 4.1.1) to resolve the ambiguity on the final geometry. If any of the overlapped </w:t>
      </w:r>
      <w:r w:rsidR="001F22FF">
        <w:t>components</w:t>
      </w:r>
      <w:r>
        <w:t xml:space="preserve"> has a property defined, the resulting property on the overlapped volume is taken from the properties of </w:t>
      </w:r>
      <w:r w:rsidR="00D332D7">
        <w:t xml:space="preserve">the </w:t>
      </w:r>
      <w:r>
        <w:t xml:space="preserve">last overlapped </w:t>
      </w:r>
      <w:r w:rsidR="001F22FF">
        <w:t>component</w:t>
      </w:r>
      <w:r>
        <w:t xml:space="preserve">. If the last </w:t>
      </w:r>
      <w:r w:rsidR="001F22FF">
        <w:t>component</w:t>
      </w:r>
      <w:r>
        <w:t xml:space="preserve"> has no properties defined in the overlapped volume, properties MUST NOT be applied.</w:t>
      </w:r>
    </w:p>
    <w:p w14:paraId="15E59A2F" w14:textId="77777777" w:rsidR="00B318D7" w:rsidRPr="00FE14F4" w:rsidRDefault="00B318D7" w:rsidP="00647273">
      <w:pPr>
        <w:spacing w:before="120"/>
      </w:pPr>
      <w:r>
        <w:t>In order to avoid integer overflows, a components element MUST contain less than 2^31 components.</w:t>
      </w:r>
    </w:p>
    <w:p w14:paraId="46CAD806" w14:textId="1ECF61BE" w:rsidR="00F9218E" w:rsidRDefault="00F9218E" w:rsidP="00F9218E">
      <w:pPr>
        <w:pStyle w:val="Heading3"/>
        <w:numPr>
          <w:ilvl w:val="2"/>
          <w:numId w:val="47"/>
        </w:numPr>
      </w:pPr>
      <w:bookmarkStart w:id="449" w:name="_Toc494964952"/>
      <w:bookmarkStart w:id="450" w:name="_Toc444090319"/>
      <w:r>
        <w:t>Component</w:t>
      </w:r>
      <w:bookmarkEnd w:id="449"/>
      <w:bookmarkEnd w:id="450"/>
    </w:p>
    <w:p w14:paraId="0781659C" w14:textId="77777777" w:rsidR="00B81660" w:rsidRPr="00383060" w:rsidRDefault="00B81660" w:rsidP="00B81660">
      <w:pPr>
        <w:keepNext/>
      </w:pPr>
      <w:r>
        <w:t xml:space="preserve">Element </w:t>
      </w:r>
      <w:r w:rsidRPr="001F33F1">
        <w:rPr>
          <w:b/>
        </w:rPr>
        <w:t>&lt;</w:t>
      </w:r>
      <w:r w:rsidR="00BC266A">
        <w:rPr>
          <w:b/>
        </w:rPr>
        <w:t>component</w:t>
      </w:r>
      <w:r w:rsidRPr="001F33F1">
        <w:rPr>
          <w:b/>
        </w:rPr>
        <w:t>&gt;</w:t>
      </w:r>
    </w:p>
    <w:tbl>
      <w:tblPr>
        <w:tblW w:w="4999" w:type="pct"/>
        <w:tblLook w:val="0000" w:firstRow="0" w:lastRow="0" w:firstColumn="0" w:lastColumn="0" w:noHBand="0" w:noVBand="0"/>
      </w:tblPr>
      <w:tblGrid>
        <w:gridCol w:w="935"/>
        <w:gridCol w:w="8413"/>
      </w:tblGrid>
      <w:tr w:rsidR="00B81660" w:rsidRPr="00161007" w14:paraId="2D63AF09" w14:textId="77777777">
        <w:tc>
          <w:tcPr>
            <w:tcW w:w="490" w:type="pct"/>
            <w:tcBorders>
              <w:top w:val="single" w:sz="4" w:space="0" w:color="auto"/>
              <w:left w:val="single" w:sz="4" w:space="0" w:color="auto"/>
              <w:bottom w:val="single" w:sz="4" w:space="0" w:color="auto"/>
              <w:right w:val="single" w:sz="4" w:space="0" w:color="auto"/>
            </w:tcBorders>
          </w:tcPr>
          <w:p w14:paraId="0A23C022" w14:textId="77777777" w:rsidR="00B81660" w:rsidRPr="00161007" w:rsidRDefault="00B81660" w:rsidP="00C55495">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88E7D25" w14:textId="77777777" w:rsidR="00B81660" w:rsidRPr="00161007"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45CF9B33" wp14:editId="4881C63F">
                  <wp:extent cx="3657600" cy="1774139"/>
                  <wp:effectExtent l="25400" t="0" r="0" b="0"/>
                  <wp:docPr id="10" name="Picture 9"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32"/>
                          <a:stretch>
                            <a:fillRect/>
                          </a:stretch>
                        </pic:blipFill>
                        <pic:spPr>
                          <a:xfrm>
                            <a:off x="0" y="0"/>
                            <a:ext cx="3657600" cy="1774139"/>
                          </a:xfrm>
                          <a:prstGeom prst="rect">
                            <a:avLst/>
                          </a:prstGeom>
                        </pic:spPr>
                      </pic:pic>
                    </a:graphicData>
                  </a:graphic>
                </wp:inline>
              </w:drawing>
            </w:r>
          </w:p>
        </w:tc>
      </w:tr>
      <w:tr w:rsidR="00B81660" w:rsidRPr="00161007" w14:paraId="6772290E" w14:textId="77777777">
        <w:tc>
          <w:tcPr>
            <w:tcW w:w="490" w:type="pct"/>
            <w:tcBorders>
              <w:top w:val="single" w:sz="4" w:space="0" w:color="auto"/>
              <w:left w:val="single" w:sz="4" w:space="0" w:color="auto"/>
              <w:bottom w:val="single" w:sz="4" w:space="0" w:color="auto"/>
              <w:right w:val="single" w:sz="4" w:space="0" w:color="auto"/>
            </w:tcBorders>
          </w:tcPr>
          <w:p w14:paraId="643EC7C1" w14:textId="77777777" w:rsidR="00B81660" w:rsidRPr="00161007" w:rsidRDefault="00B81660" w:rsidP="00C55495">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85"/>
              <w:gridCol w:w="1875"/>
              <w:gridCol w:w="804"/>
              <w:gridCol w:w="723"/>
              <w:gridCol w:w="608"/>
              <w:gridCol w:w="3000"/>
            </w:tblGrid>
            <w:tr w:rsidR="00B81660" w:rsidRPr="00161007" w14:paraId="6F91EE02" w14:textId="77777777">
              <w:tc>
                <w:tcPr>
                  <w:tcW w:w="763" w:type="pct"/>
                </w:tcPr>
                <w:p w14:paraId="57822EFF"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Name  </w:t>
                  </w:r>
                </w:p>
              </w:tc>
              <w:tc>
                <w:tcPr>
                  <w:tcW w:w="1184" w:type="pct"/>
                </w:tcPr>
                <w:p w14:paraId="3851DE74"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501" w:type="pct"/>
                </w:tcPr>
                <w:p w14:paraId="37CFDE9C"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Use  </w:t>
                  </w:r>
                </w:p>
              </w:tc>
              <w:tc>
                <w:tcPr>
                  <w:tcW w:w="476" w:type="pct"/>
                </w:tcPr>
                <w:p w14:paraId="3C9BD1AD"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Default  </w:t>
                  </w:r>
                </w:p>
              </w:tc>
              <w:tc>
                <w:tcPr>
                  <w:tcW w:w="171" w:type="pct"/>
                </w:tcPr>
                <w:p w14:paraId="40C7ACDE"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Fixed  </w:t>
                  </w:r>
                </w:p>
              </w:tc>
              <w:tc>
                <w:tcPr>
                  <w:tcW w:w="1905" w:type="pct"/>
                </w:tcPr>
                <w:p w14:paraId="473FA461"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B81660" w:rsidRPr="00161007" w14:paraId="18262543" w14:textId="77777777">
              <w:tc>
                <w:tcPr>
                  <w:tcW w:w="763" w:type="pct"/>
                  <w:tcBorders>
                    <w:bottom w:val="single" w:sz="4" w:space="0" w:color="auto"/>
                  </w:tcBorders>
                </w:tcPr>
                <w:p w14:paraId="4C64BB96"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lastRenderedPageBreak/>
                    <w:t xml:space="preserve">objectid  </w:t>
                  </w:r>
                </w:p>
              </w:tc>
              <w:tc>
                <w:tcPr>
                  <w:tcW w:w="1184" w:type="pct"/>
                  <w:tcBorders>
                    <w:bottom w:val="single" w:sz="4" w:space="0" w:color="auto"/>
                  </w:tcBorders>
                </w:tcPr>
                <w:p w14:paraId="4F7D42E2" w14:textId="77777777" w:rsidR="00B81660" w:rsidRPr="00161007" w:rsidRDefault="007806FE"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501" w:type="pct"/>
                  <w:tcBorders>
                    <w:bottom w:val="single" w:sz="4" w:space="0" w:color="auto"/>
                  </w:tcBorders>
                </w:tcPr>
                <w:p w14:paraId="137BA654"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required  </w:t>
                  </w:r>
                </w:p>
              </w:tc>
              <w:tc>
                <w:tcPr>
                  <w:tcW w:w="476" w:type="pct"/>
                  <w:tcBorders>
                    <w:bottom w:val="single" w:sz="4" w:space="0" w:color="auto"/>
                  </w:tcBorders>
                </w:tcPr>
                <w:p w14:paraId="09A8B046"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71" w:type="pct"/>
                  <w:tcBorders>
                    <w:bottom w:val="single" w:sz="4" w:space="0" w:color="auto"/>
                  </w:tcBorders>
                </w:tcPr>
                <w:p w14:paraId="277F130C"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905" w:type="pct"/>
                  <w:tcBorders>
                    <w:bottom w:val="single" w:sz="4" w:space="0" w:color="auto"/>
                  </w:tcBorders>
                </w:tcPr>
                <w:p w14:paraId="510A6DE1" w14:textId="77777777" w:rsidR="00B81660" w:rsidRPr="00161007" w:rsidRDefault="007B05A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an object resource with a matching id attribute value.</w:t>
                  </w:r>
                </w:p>
              </w:tc>
            </w:tr>
            <w:tr w:rsidR="00D84FFC" w:rsidRPr="00161007" w14:paraId="48DC6202" w14:textId="77777777">
              <w:trPr>
                <w:trHeight w:val="818"/>
              </w:trPr>
              <w:tc>
                <w:tcPr>
                  <w:tcW w:w="763" w:type="pct"/>
                  <w:tcBorders>
                    <w:top w:val="single" w:sz="4" w:space="0" w:color="auto"/>
                  </w:tcBorders>
                </w:tcPr>
                <w:p w14:paraId="0A702AA0"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transform</w:t>
                  </w:r>
                  <w:r w:rsidRPr="00701FE3">
                    <w:rPr>
                      <w:rFonts w:ascii="Arial" w:hAnsi="Arial" w:cs="Arial"/>
                      <w:color w:val="000000"/>
                      <w:sz w:val="16"/>
                      <w:szCs w:val="16"/>
                    </w:rPr>
                    <w:t xml:space="preserve">  </w:t>
                  </w:r>
                </w:p>
              </w:tc>
              <w:tc>
                <w:tcPr>
                  <w:tcW w:w="1184" w:type="pct"/>
                  <w:tcBorders>
                    <w:top w:val="single" w:sz="4" w:space="0" w:color="auto"/>
                  </w:tcBorders>
                </w:tcPr>
                <w:p w14:paraId="0C1FE0D8"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b/>
                      <w:bCs/>
                      <w:color w:val="000000"/>
                      <w:sz w:val="16"/>
                      <w:szCs w:val="16"/>
                    </w:rPr>
                    <w:t>ST_</w:t>
                  </w:r>
                  <w:r>
                    <w:rPr>
                      <w:rFonts w:ascii="Arial" w:hAnsi="Arial" w:cs="Arial"/>
                      <w:b/>
                      <w:bCs/>
                      <w:color w:val="000000"/>
                      <w:sz w:val="16"/>
                      <w:szCs w:val="16"/>
                    </w:rPr>
                    <w:t>Matrix</w:t>
                  </w:r>
                  <w:r w:rsidR="007806FE" w:rsidRPr="007F6E8C">
                    <w:rPr>
                      <w:rFonts w:ascii="Arial" w:hAnsi="Arial" w:cs="Arial"/>
                      <w:b/>
                      <w:color w:val="000000"/>
                      <w:sz w:val="16"/>
                      <w:szCs w:val="16"/>
                    </w:rPr>
                    <w:t>3D</w:t>
                  </w:r>
                </w:p>
              </w:tc>
              <w:tc>
                <w:tcPr>
                  <w:tcW w:w="501" w:type="pct"/>
                  <w:tcBorders>
                    <w:top w:val="single" w:sz="4" w:space="0" w:color="auto"/>
                  </w:tcBorders>
                </w:tcPr>
                <w:p w14:paraId="3E017218"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476" w:type="pct"/>
                  <w:tcBorders>
                    <w:top w:val="single" w:sz="4" w:space="0" w:color="auto"/>
                  </w:tcBorders>
                </w:tcPr>
                <w:p w14:paraId="5882E253"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71" w:type="pct"/>
                  <w:tcBorders>
                    <w:top w:val="single" w:sz="4" w:space="0" w:color="auto"/>
                  </w:tcBorders>
                </w:tcPr>
                <w:p w14:paraId="303181AA"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05" w:type="pct"/>
                  <w:tcBorders>
                    <w:top w:val="single" w:sz="4" w:space="0" w:color="auto"/>
                  </w:tcBorders>
                </w:tcPr>
                <w:p w14:paraId="764825BB" w14:textId="77777777" w:rsidR="00D84FFC" w:rsidRPr="00701FE3" w:rsidRDefault="00D84FFC" w:rsidP="000F7F7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A matrix transform </w:t>
                  </w:r>
                  <w:r w:rsidR="00092779">
                    <w:rPr>
                      <w:rFonts w:ascii="Arial" w:hAnsi="Arial" w:cs="Arial"/>
                      <w:color w:val="000000"/>
                      <w:sz w:val="16"/>
                      <w:szCs w:val="16"/>
                    </w:rPr>
                    <w:t>(see §3.3, “</w:t>
                  </w:r>
                  <w:r w:rsidR="000F7F71">
                    <w:rPr>
                      <w:rFonts w:ascii="Arial" w:hAnsi="Arial" w:cs="Arial"/>
                      <w:color w:val="000000"/>
                      <w:sz w:val="16"/>
                      <w:szCs w:val="16"/>
                    </w:rPr>
                    <w:t xml:space="preserve">3D </w:t>
                  </w:r>
                  <w:r w:rsidR="00092779">
                    <w:rPr>
                      <w:rFonts w:ascii="Arial" w:hAnsi="Arial" w:cs="Arial"/>
                      <w:color w:val="000000"/>
                      <w:sz w:val="16"/>
                      <w:szCs w:val="16"/>
                    </w:rPr>
                    <w:t>Matrices”)</w:t>
                  </w:r>
                  <w:r>
                    <w:rPr>
                      <w:rFonts w:ascii="Arial" w:hAnsi="Arial" w:cs="Arial"/>
                      <w:color w:val="000000"/>
                      <w:sz w:val="16"/>
                      <w:szCs w:val="16"/>
                    </w:rPr>
                    <w:t xml:space="preserve"> </w:t>
                  </w:r>
                  <w:r w:rsidR="000F7F71">
                    <w:rPr>
                      <w:rFonts w:ascii="Arial" w:hAnsi="Arial" w:cs="Arial"/>
                      <w:color w:val="000000"/>
                      <w:sz w:val="16"/>
                      <w:szCs w:val="16"/>
                    </w:rPr>
                    <w:t>applied</w:t>
                  </w:r>
                  <w:r>
                    <w:rPr>
                      <w:rFonts w:ascii="Arial" w:hAnsi="Arial" w:cs="Arial"/>
                      <w:color w:val="000000"/>
                      <w:sz w:val="16"/>
                      <w:szCs w:val="16"/>
                    </w:rPr>
                    <w:t xml:space="preserve"> to the item to be outputted.</w:t>
                  </w:r>
                </w:p>
              </w:tc>
            </w:tr>
          </w:tbl>
          <w:p w14:paraId="49A8AFEE"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p>
        </w:tc>
      </w:tr>
    </w:tbl>
    <w:p w14:paraId="04286382" w14:textId="77777777" w:rsidR="004C5F54" w:rsidRDefault="004C5F54" w:rsidP="004C5F54"/>
    <w:p w14:paraId="00396EE6" w14:textId="3EACBF01" w:rsidR="004C5F54" w:rsidRDefault="00BD161F" w:rsidP="004C5F54">
      <w:r>
        <w:t xml:space="preserve">A </w:t>
      </w:r>
      <w:r w:rsidR="00BC266A">
        <w:t>component</w:t>
      </w:r>
      <w:r>
        <w:t xml:space="preserve"> selects a pre-defined object resource and adds it to the current object definition, after applying the provided </w:t>
      </w:r>
      <w:r w:rsidR="00D84FFC">
        <w:t>matrix transform</w:t>
      </w:r>
      <w:r>
        <w:t xml:space="preserve">. This composition of an object definition from multiple primitive </w:t>
      </w:r>
      <w:r w:rsidR="00944B2D">
        <w:t>components</w:t>
      </w:r>
      <w:r>
        <w:t xml:space="preserve"> can provide a very compact file size for a quite complex model.</w:t>
      </w:r>
      <w:r w:rsidR="000B5F00">
        <w:t xml:space="preserve"> </w:t>
      </w:r>
      <w:r w:rsidR="00C02A3E">
        <w:t>In keeping with the use of a simple parser, producers MUST define objects prior to referencing them as components.</w:t>
      </w:r>
    </w:p>
    <w:p w14:paraId="426A52F0" w14:textId="6BF79216" w:rsidR="00F9218E" w:rsidRDefault="00F9218E" w:rsidP="00F9218E">
      <w:pPr>
        <w:pStyle w:val="Heading1"/>
        <w:numPr>
          <w:ilvl w:val="0"/>
          <w:numId w:val="47"/>
        </w:numPr>
      </w:pPr>
      <w:bookmarkStart w:id="451" w:name="_Toc494019727"/>
      <w:bookmarkStart w:id="452" w:name="_Toc494964953"/>
      <w:bookmarkStart w:id="453" w:name="_Toc444090320"/>
      <w:bookmarkEnd w:id="451"/>
      <w:r w:rsidRPr="00F9218E">
        <w:lastRenderedPageBreak/>
        <w:t>Material Resources</w:t>
      </w:r>
      <w:bookmarkEnd w:id="452"/>
      <w:bookmarkEnd w:id="453"/>
    </w:p>
    <w:p w14:paraId="621CC35F" w14:textId="77777777" w:rsidR="00C674F3" w:rsidRPr="00C674F3" w:rsidRDefault="00C674F3" w:rsidP="00C674F3">
      <w:pPr>
        <w:keepNext/>
      </w:pPr>
      <w:bookmarkStart w:id="454" w:name="_Toc347418354"/>
      <w:bookmarkStart w:id="455" w:name="_Toc347496235"/>
      <w:bookmarkStart w:id="456" w:name="_Toc350870316"/>
      <w:bookmarkStart w:id="457" w:name="_Toc351679815"/>
      <w:bookmarkStart w:id="458" w:name="_Toc351853450"/>
      <w:bookmarkStart w:id="459" w:name="_Toc351854766"/>
      <w:bookmarkStart w:id="460" w:name="_Toc351854844"/>
      <w:bookmarkStart w:id="461" w:name="_Toc351905432"/>
      <w:bookmarkStart w:id="462" w:name="_Toc351911560"/>
      <w:bookmarkStart w:id="463" w:name="_Toc351911635"/>
      <w:bookmarkStart w:id="464" w:name="_Toc351918727"/>
      <w:bookmarkStart w:id="465" w:name="_Toc351918916"/>
      <w:bookmarkStart w:id="466" w:name="_Toc352578809"/>
      <w:bookmarkStart w:id="467" w:name="_Toc352687372"/>
      <w:bookmarkStart w:id="468" w:name="_Toc352691258"/>
      <w:bookmarkStart w:id="469" w:name="_Toc355442286"/>
      <w:bookmarkStart w:id="470" w:name="_Toc355442438"/>
      <w:bookmarkStart w:id="471" w:name="_Toc355449879"/>
      <w:bookmarkStart w:id="472" w:name="_Toc355543721"/>
      <w:bookmarkStart w:id="473" w:name="_Toc355543798"/>
      <w:bookmarkStart w:id="474" w:name="_Toc355554433"/>
      <w:bookmarkStart w:id="475" w:name="_Toc355554509"/>
      <w:bookmarkStart w:id="476" w:name="_Toc355616513"/>
      <w:bookmarkStart w:id="477" w:name="_Toc355616594"/>
      <w:bookmarkStart w:id="478" w:name="_Toc355618055"/>
      <w:bookmarkStart w:id="479" w:name="_Toc355620016"/>
      <w:bookmarkStart w:id="480" w:name="_Toc355620246"/>
      <w:bookmarkStart w:id="481" w:name="_Toc355629572"/>
      <w:bookmarkStart w:id="482" w:name="_Toc360525144"/>
      <w:bookmarkStart w:id="483" w:name="_Toc364798987"/>
      <w:bookmarkStart w:id="484" w:name="_Toc364982949"/>
      <w:bookmarkStart w:id="485" w:name="_Toc372578348"/>
      <w:bookmarkStart w:id="486" w:name="_Toc372578430"/>
      <w:bookmarkStart w:id="487" w:name="_Toc372678436"/>
      <w:bookmarkStart w:id="488" w:name="_Toc384049285"/>
      <w:bookmarkStart w:id="489" w:name="_Toc384049579"/>
      <w:bookmarkStart w:id="490" w:name="_Toc402522854"/>
      <w:bookmarkStart w:id="491" w:name="_Toc413418582"/>
      <w:bookmarkStart w:id="492" w:name="_Toc413418645"/>
      <w:bookmarkStart w:id="493" w:name="_Toc416448746"/>
      <w:bookmarkStart w:id="494" w:name="_Toc416456145"/>
      <w:bookmarkStart w:id="495" w:name="_Toc417308997"/>
      <w:bookmarkStart w:id="496" w:name="_Toc435015576"/>
      <w:bookmarkStart w:id="497" w:name="_Toc402522862"/>
      <w:bookmarkStart w:id="498" w:name="_Toc402522863"/>
      <w:bookmarkStart w:id="499" w:name="_Toc402522864"/>
      <w:bookmarkStart w:id="500" w:name="_Toc402522865"/>
      <w:bookmarkStart w:id="501" w:name="_Toc402522866"/>
      <w:bookmarkStart w:id="502" w:name="_Toc402522868"/>
      <w:bookmarkStart w:id="503" w:name="_Toc402522869"/>
      <w:bookmarkStart w:id="504" w:name="_Toc402522870"/>
      <w:bookmarkStart w:id="505" w:name="_Toc402522871"/>
      <w:bookmarkStart w:id="506" w:name="_Toc402522872"/>
      <w:bookmarkStart w:id="507" w:name="_Toc402522873"/>
      <w:bookmarkStart w:id="508" w:name="_Toc402522874"/>
      <w:bookmarkStart w:id="509" w:name="_Toc402522876"/>
      <w:bookmarkStart w:id="510" w:name="_Toc402522877"/>
      <w:bookmarkStart w:id="511" w:name="_Toc402522878"/>
      <w:bookmarkStart w:id="512" w:name="_Toc402522879"/>
      <w:bookmarkStart w:id="513" w:name="_Toc402522880"/>
      <w:bookmarkStart w:id="514" w:name="_Toc402522881"/>
      <w:bookmarkStart w:id="515" w:name="_Toc402522883"/>
      <w:bookmarkStart w:id="516" w:name="_Toc402522884"/>
      <w:bookmarkStart w:id="517" w:name="_Toc402522885"/>
      <w:bookmarkStart w:id="518" w:name="_Toc402522886"/>
      <w:bookmarkStart w:id="519" w:name="_Toc402522887"/>
      <w:bookmarkStart w:id="520" w:name="_Toc402522888"/>
      <w:bookmarkStart w:id="521" w:name="_Toc402522891"/>
      <w:bookmarkStart w:id="522" w:name="_Toc402522892"/>
      <w:bookmarkStart w:id="523" w:name="_Toc402522894"/>
      <w:bookmarkStart w:id="524" w:name="_Toc402522895"/>
      <w:bookmarkStart w:id="525" w:name="_Toc402522899"/>
      <w:bookmarkStart w:id="526" w:name="_Toc402522900"/>
      <w:bookmarkStart w:id="527" w:name="_Toc402522901"/>
      <w:bookmarkStart w:id="528" w:name="_Toc402522904"/>
      <w:bookmarkStart w:id="529" w:name="_Toc402522905"/>
      <w:bookmarkStart w:id="530" w:name="_Toc402522906"/>
      <w:bookmarkStart w:id="531" w:name="_Toc402522907"/>
      <w:bookmarkStart w:id="532" w:name="_Toc402522908"/>
      <w:bookmarkStart w:id="533" w:name="_Toc402522909"/>
      <w:bookmarkStart w:id="534" w:name="_Toc402522911"/>
      <w:bookmarkStart w:id="535" w:name="_Toc402522913"/>
      <w:bookmarkStart w:id="536" w:name="_Toc402522914"/>
      <w:bookmarkStart w:id="537" w:name="_Toc402522915"/>
      <w:bookmarkStart w:id="538" w:name="_Toc402522916"/>
      <w:bookmarkStart w:id="539" w:name="_Toc402522918"/>
      <w:bookmarkStart w:id="540" w:name="_Toc402522919"/>
      <w:bookmarkStart w:id="541" w:name="_Toc402522920"/>
      <w:bookmarkStart w:id="542" w:name="_Toc402522922"/>
      <w:bookmarkStart w:id="543" w:name="_Toc402522923"/>
      <w:bookmarkStart w:id="544" w:name="_Toc402522924"/>
      <w:bookmarkStart w:id="545" w:name="_Toc402522925"/>
      <w:bookmarkStart w:id="546" w:name="_Toc402522926"/>
      <w:bookmarkStart w:id="547" w:name="_Toc402522927"/>
      <w:bookmarkStart w:id="548" w:name="_Toc402522928"/>
      <w:bookmarkStart w:id="549" w:name="_Toc402522930"/>
      <w:bookmarkStart w:id="550" w:name="_Toc402522931"/>
      <w:bookmarkStart w:id="551" w:name="_Toc402522932"/>
      <w:bookmarkStart w:id="552" w:name="_Toc402522933"/>
      <w:bookmarkStart w:id="553" w:name="_Toc402522934"/>
      <w:bookmarkStart w:id="554" w:name="_Toc402522935"/>
      <w:bookmarkStart w:id="555" w:name="_Toc402522937"/>
      <w:bookmarkStart w:id="556" w:name="_Toc402522938"/>
      <w:bookmarkStart w:id="557" w:name="_Toc402522939"/>
      <w:bookmarkStart w:id="558" w:name="_Toc402522940"/>
      <w:bookmarkStart w:id="559" w:name="_Toc402522941"/>
      <w:bookmarkStart w:id="560" w:name="_Toc402522942"/>
      <w:bookmarkStart w:id="561" w:name="_Toc402522944"/>
      <w:bookmarkStart w:id="562" w:name="_Toc402522946"/>
      <w:bookmarkStart w:id="563" w:name="_Toc402522948"/>
      <w:bookmarkStart w:id="564" w:name="_Toc402522949"/>
      <w:bookmarkStart w:id="565" w:name="_Toc444090321"/>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t xml:space="preserve">Element </w:t>
      </w:r>
      <w:r w:rsidRPr="00C674F3">
        <w:rPr>
          <w:b/>
        </w:rPr>
        <w:t>&lt;basematerials&gt;</w:t>
      </w:r>
    </w:p>
    <w:tbl>
      <w:tblPr>
        <w:tblW w:w="4999" w:type="pct"/>
        <w:tblLook w:val="0000" w:firstRow="0" w:lastRow="0" w:firstColumn="0" w:lastColumn="0" w:noHBand="0" w:noVBand="0"/>
      </w:tblPr>
      <w:tblGrid>
        <w:gridCol w:w="935"/>
        <w:gridCol w:w="8413"/>
      </w:tblGrid>
      <w:tr w:rsidR="00C674F3" w:rsidRPr="00161007" w14:paraId="4034B9F2" w14:textId="77777777">
        <w:tc>
          <w:tcPr>
            <w:tcW w:w="490" w:type="pct"/>
            <w:tcBorders>
              <w:top w:val="single" w:sz="4" w:space="0" w:color="auto"/>
              <w:left w:val="single" w:sz="4" w:space="0" w:color="auto"/>
              <w:bottom w:val="single" w:sz="4" w:space="0" w:color="auto"/>
              <w:right w:val="single" w:sz="4" w:space="0" w:color="auto"/>
            </w:tcBorders>
          </w:tcPr>
          <w:p w14:paraId="047FF080" w14:textId="77777777" w:rsidR="00C674F3" w:rsidRPr="00161007" w:rsidRDefault="00C674F3" w:rsidP="00D12B0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B3A21F0" w14:textId="4794F594" w:rsidR="00C674F3" w:rsidRPr="00161007" w:rsidRDefault="006041F2" w:rsidP="00D12B02">
            <w:pPr>
              <w:widowControl w:val="0"/>
              <w:autoSpaceDE w:val="0"/>
              <w:autoSpaceDN w:val="0"/>
              <w:adjustRightInd w:val="0"/>
              <w:spacing w:before="75" w:after="75" w:line="240" w:lineRule="auto"/>
              <w:rPr>
                <w:rFonts w:ascii="Arial" w:hAnsi="Arial" w:cs="Arial"/>
                <w:sz w:val="24"/>
                <w:szCs w:val="24"/>
              </w:rPr>
            </w:pPr>
            <w:ins w:id="566" w:author="Author">
              <w:r>
                <w:rPr>
                  <w:noProof/>
                </w:rPr>
                <w:drawing>
                  <wp:inline distT="0" distB="0" distL="0" distR="0" wp14:anchorId="389E1498" wp14:editId="2388DF4A">
                    <wp:extent cx="352425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250" cy="1476375"/>
                            </a:xfrm>
                            <a:prstGeom prst="rect">
                              <a:avLst/>
                            </a:prstGeom>
                          </pic:spPr>
                        </pic:pic>
                      </a:graphicData>
                    </a:graphic>
                  </wp:inline>
                </w:drawing>
              </w:r>
            </w:ins>
            <w:del w:id="567" w:author="Author">
              <w:r w:rsidR="00DB10B8" w:rsidDel="006041F2">
                <w:rPr>
                  <w:rFonts w:ascii="Arial" w:hAnsi="Arial" w:cs="Arial"/>
                  <w:noProof/>
                  <w:sz w:val="24"/>
                  <w:szCs w:val="24"/>
                </w:rPr>
                <w:drawing>
                  <wp:inline distT="0" distB="0" distL="0" distR="0" wp14:anchorId="359F4D1B" wp14:editId="11CC9EBB">
                    <wp:extent cx="3657600" cy="1443050"/>
                    <wp:effectExtent l="25400" t="0" r="0" b="0"/>
                    <wp:docPr id="11" name="Picture 10" descr="base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materials.PNG"/>
                            <pic:cNvPicPr/>
                          </pic:nvPicPr>
                          <pic:blipFill>
                            <a:blip r:embed="rId34"/>
                            <a:stretch>
                              <a:fillRect/>
                            </a:stretch>
                          </pic:blipFill>
                          <pic:spPr>
                            <a:xfrm>
                              <a:off x="0" y="0"/>
                              <a:ext cx="3657600" cy="1443050"/>
                            </a:xfrm>
                            <a:prstGeom prst="rect">
                              <a:avLst/>
                            </a:prstGeom>
                          </pic:spPr>
                        </pic:pic>
                      </a:graphicData>
                    </a:graphic>
                  </wp:inline>
                </w:drawing>
              </w:r>
            </w:del>
          </w:p>
        </w:tc>
      </w:tr>
      <w:tr w:rsidR="00C674F3" w:rsidRPr="00161007" w14:paraId="3C5A0335" w14:textId="77777777">
        <w:tc>
          <w:tcPr>
            <w:tcW w:w="490" w:type="pct"/>
            <w:tcBorders>
              <w:top w:val="single" w:sz="4" w:space="0" w:color="auto"/>
              <w:left w:val="single" w:sz="4" w:space="0" w:color="auto"/>
              <w:bottom w:val="single" w:sz="4" w:space="0" w:color="auto"/>
              <w:right w:val="single" w:sz="4" w:space="0" w:color="auto"/>
            </w:tcBorders>
          </w:tcPr>
          <w:p w14:paraId="41CE56E0"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568" w:author="Author">
                <w:tblPr>
                  <w:tblW w:w="4999" w:type="pct"/>
                  <w:tblLook w:val="0000" w:firstRow="0" w:lastRow="0" w:firstColumn="0" w:lastColumn="0" w:noHBand="0" w:noVBand="0"/>
                </w:tblPr>
              </w:tblPrChange>
            </w:tblPr>
            <w:tblGrid>
              <w:gridCol w:w="1233"/>
              <w:gridCol w:w="1919"/>
              <w:gridCol w:w="804"/>
              <w:gridCol w:w="723"/>
              <w:gridCol w:w="608"/>
              <w:gridCol w:w="2908"/>
              <w:tblGridChange w:id="569">
                <w:tblGrid>
                  <w:gridCol w:w="1168"/>
                  <w:gridCol w:w="1941"/>
                  <w:gridCol w:w="805"/>
                  <w:gridCol w:w="723"/>
                  <w:gridCol w:w="608"/>
                  <w:gridCol w:w="2950"/>
                </w:tblGrid>
              </w:tblGridChange>
            </w:tblGrid>
            <w:tr w:rsidR="00C674F3" w:rsidRPr="00161007" w14:paraId="5544AD02" w14:textId="77777777" w:rsidTr="006041F2">
              <w:tc>
                <w:tcPr>
                  <w:tcW w:w="713" w:type="pct"/>
                  <w:tcPrChange w:id="570" w:author="Author">
                    <w:tcPr>
                      <w:tcW w:w="713" w:type="pct"/>
                    </w:tcPr>
                  </w:tcPrChange>
                </w:tcPr>
                <w:p w14:paraId="23E7A0AD"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Name  </w:t>
                  </w:r>
                </w:p>
              </w:tc>
              <w:tc>
                <w:tcPr>
                  <w:tcW w:w="1184" w:type="pct"/>
                  <w:tcPrChange w:id="571" w:author="Author">
                    <w:tcPr>
                      <w:tcW w:w="1184" w:type="pct"/>
                    </w:tcPr>
                  </w:tcPrChange>
                </w:tcPr>
                <w:p w14:paraId="080BC36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Change w:id="572" w:author="Author">
                    <w:tcPr>
                      <w:tcW w:w="491" w:type="pct"/>
                    </w:tcPr>
                  </w:tcPrChange>
                </w:tcPr>
                <w:p w14:paraId="4653DC8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Use  </w:t>
                  </w:r>
                </w:p>
              </w:tc>
              <w:tc>
                <w:tcPr>
                  <w:tcW w:w="441" w:type="pct"/>
                  <w:tcPrChange w:id="573" w:author="Author">
                    <w:tcPr>
                      <w:tcW w:w="441" w:type="pct"/>
                    </w:tcPr>
                  </w:tcPrChange>
                </w:tcPr>
                <w:p w14:paraId="1A3FCA90"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Default  </w:t>
                  </w:r>
                </w:p>
              </w:tc>
              <w:tc>
                <w:tcPr>
                  <w:tcW w:w="371" w:type="pct"/>
                  <w:tcPrChange w:id="574" w:author="Author">
                    <w:tcPr>
                      <w:tcW w:w="371" w:type="pct"/>
                    </w:tcPr>
                  </w:tcPrChange>
                </w:tcPr>
                <w:p w14:paraId="1C4AAD8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Fixed  </w:t>
                  </w:r>
                </w:p>
              </w:tc>
              <w:tc>
                <w:tcPr>
                  <w:tcW w:w="1800" w:type="pct"/>
                  <w:tcPrChange w:id="575" w:author="Author">
                    <w:tcPr>
                      <w:tcW w:w="1800" w:type="pct"/>
                    </w:tcPr>
                  </w:tcPrChange>
                </w:tcPr>
                <w:p w14:paraId="77F0359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674F3" w:rsidRPr="00161007" w14:paraId="6C93DC3B" w14:textId="77777777" w:rsidTr="006041F2">
              <w:tc>
                <w:tcPr>
                  <w:tcW w:w="713" w:type="pct"/>
                  <w:tcBorders>
                    <w:bottom w:val="single" w:sz="4" w:space="0" w:color="auto"/>
                  </w:tcBorders>
                  <w:tcPrChange w:id="576" w:author="Author">
                    <w:tcPr>
                      <w:tcW w:w="713" w:type="pct"/>
                      <w:tcBorders>
                        <w:bottom w:val="single" w:sz="4" w:space="0" w:color="auto"/>
                      </w:tcBorders>
                    </w:tcPr>
                  </w:tcPrChange>
                </w:tcPr>
                <w:p w14:paraId="46AE06C2"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id  </w:t>
                  </w:r>
                </w:p>
              </w:tc>
              <w:tc>
                <w:tcPr>
                  <w:tcW w:w="1184" w:type="pct"/>
                  <w:tcBorders>
                    <w:bottom w:val="single" w:sz="4" w:space="0" w:color="auto"/>
                  </w:tcBorders>
                  <w:tcPrChange w:id="577" w:author="Author">
                    <w:tcPr>
                      <w:tcW w:w="1184" w:type="pct"/>
                      <w:tcBorders>
                        <w:bottom w:val="single" w:sz="4" w:space="0" w:color="auto"/>
                      </w:tcBorders>
                    </w:tcPr>
                  </w:tcPrChange>
                </w:tcPr>
                <w:p w14:paraId="1D4622EF" w14:textId="77777777" w:rsidR="00C674F3" w:rsidRPr="00161007" w:rsidRDefault="007806FE"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578" w:author="Author">
                    <w:tcPr>
                      <w:tcW w:w="491" w:type="pct"/>
                      <w:tcBorders>
                        <w:bottom w:val="single" w:sz="4" w:space="0" w:color="auto"/>
                      </w:tcBorders>
                    </w:tcPr>
                  </w:tcPrChange>
                </w:tcPr>
                <w:p w14:paraId="26B6F83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required  </w:t>
                  </w:r>
                </w:p>
              </w:tc>
              <w:tc>
                <w:tcPr>
                  <w:tcW w:w="441" w:type="pct"/>
                  <w:tcBorders>
                    <w:bottom w:val="single" w:sz="4" w:space="0" w:color="auto"/>
                  </w:tcBorders>
                  <w:tcPrChange w:id="579" w:author="Author">
                    <w:tcPr>
                      <w:tcW w:w="441" w:type="pct"/>
                      <w:tcBorders>
                        <w:bottom w:val="single" w:sz="4" w:space="0" w:color="auto"/>
                      </w:tcBorders>
                    </w:tcPr>
                  </w:tcPrChange>
                </w:tcPr>
                <w:p w14:paraId="545D94E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371" w:type="pct"/>
                  <w:tcBorders>
                    <w:bottom w:val="single" w:sz="4" w:space="0" w:color="auto"/>
                  </w:tcBorders>
                  <w:tcPrChange w:id="580" w:author="Author">
                    <w:tcPr>
                      <w:tcW w:w="371" w:type="pct"/>
                      <w:tcBorders>
                        <w:bottom w:val="single" w:sz="4" w:space="0" w:color="auto"/>
                      </w:tcBorders>
                    </w:tcPr>
                  </w:tcPrChange>
                </w:tcPr>
                <w:p w14:paraId="25260E81"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800" w:type="pct"/>
                  <w:tcBorders>
                    <w:bottom w:val="single" w:sz="4" w:space="0" w:color="auto"/>
                  </w:tcBorders>
                  <w:tcPrChange w:id="581" w:author="Author">
                    <w:tcPr>
                      <w:tcW w:w="1800" w:type="pct"/>
                      <w:tcBorders>
                        <w:bottom w:val="single" w:sz="4" w:space="0" w:color="auto"/>
                      </w:tcBorders>
                    </w:tcPr>
                  </w:tcPrChange>
                </w:tcPr>
                <w:p w14:paraId="40072143"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Unique ID among all materials groups (which could include elements from extensions to the spec).</w:t>
                  </w:r>
                </w:p>
              </w:tc>
            </w:tr>
            <w:tr w:rsidR="006041F2" w:rsidRPr="00161007" w14:paraId="3F434C40" w14:textId="77777777" w:rsidTr="006041F2">
              <w:trPr>
                <w:ins w:id="582" w:author="Author"/>
              </w:trPr>
              <w:tc>
                <w:tcPr>
                  <w:tcW w:w="713" w:type="pct"/>
                  <w:tcBorders>
                    <w:top w:val="single" w:sz="4" w:space="0" w:color="auto"/>
                    <w:bottom w:val="single" w:sz="4" w:space="0" w:color="auto"/>
                  </w:tcBorders>
                  <w:tcPrChange w:id="583" w:author="Author">
                    <w:tcPr>
                      <w:tcW w:w="713" w:type="pct"/>
                      <w:tcBorders>
                        <w:bottom w:val="single" w:sz="4" w:space="0" w:color="auto"/>
                      </w:tcBorders>
                    </w:tcPr>
                  </w:tcPrChange>
                </w:tcPr>
                <w:p w14:paraId="3A306957" w14:textId="1D8EAA3C" w:rsidR="006041F2" w:rsidRPr="007069BD" w:rsidRDefault="006041F2" w:rsidP="00D12B02">
                  <w:pPr>
                    <w:widowControl w:val="0"/>
                    <w:autoSpaceDE w:val="0"/>
                    <w:autoSpaceDN w:val="0"/>
                    <w:adjustRightInd w:val="0"/>
                    <w:spacing w:before="60" w:after="60" w:line="240" w:lineRule="auto"/>
                    <w:rPr>
                      <w:ins w:id="584" w:author="Author"/>
                      <w:rFonts w:ascii="Arial" w:hAnsi="Arial" w:cs="Arial"/>
                      <w:color w:val="808080" w:themeColor="background1" w:themeShade="80"/>
                      <w:sz w:val="16"/>
                      <w:szCs w:val="16"/>
                      <w:rPrChange w:id="585" w:author="Author">
                        <w:rPr>
                          <w:ins w:id="586" w:author="Author"/>
                          <w:rFonts w:ascii="Arial" w:hAnsi="Arial" w:cs="Arial"/>
                          <w:color w:val="000000"/>
                          <w:sz w:val="16"/>
                          <w:szCs w:val="16"/>
                        </w:rPr>
                      </w:rPrChange>
                    </w:rPr>
                  </w:pPr>
                  <w:ins w:id="587" w:author="Author">
                    <w:r w:rsidRPr="007069BD">
                      <w:rPr>
                        <w:rFonts w:ascii="Arial" w:hAnsi="Arial" w:cs="Arial"/>
                        <w:color w:val="808080" w:themeColor="background1" w:themeShade="80"/>
                        <w:sz w:val="16"/>
                        <w:szCs w:val="16"/>
                        <w:rPrChange w:id="588" w:author="Author">
                          <w:rPr>
                            <w:rFonts w:ascii="Arial" w:hAnsi="Arial" w:cs="Arial"/>
                            <w:color w:val="000000"/>
                            <w:sz w:val="16"/>
                            <w:szCs w:val="16"/>
                          </w:rPr>
                        </w:rPrChange>
                      </w:rPr>
                      <w:t>@anyAttribute</w:t>
                    </w:r>
                  </w:ins>
                </w:p>
              </w:tc>
              <w:tc>
                <w:tcPr>
                  <w:tcW w:w="1184" w:type="pct"/>
                  <w:tcBorders>
                    <w:top w:val="single" w:sz="4" w:space="0" w:color="auto"/>
                    <w:bottom w:val="single" w:sz="4" w:space="0" w:color="auto"/>
                  </w:tcBorders>
                  <w:tcPrChange w:id="589" w:author="Author">
                    <w:tcPr>
                      <w:tcW w:w="1184" w:type="pct"/>
                      <w:tcBorders>
                        <w:bottom w:val="single" w:sz="4" w:space="0" w:color="auto"/>
                      </w:tcBorders>
                    </w:tcPr>
                  </w:tcPrChange>
                </w:tcPr>
                <w:p w14:paraId="6E45FCD4" w14:textId="77777777" w:rsidR="006041F2" w:rsidRPr="007069BD" w:rsidRDefault="006041F2" w:rsidP="00D12B02">
                  <w:pPr>
                    <w:widowControl w:val="0"/>
                    <w:autoSpaceDE w:val="0"/>
                    <w:autoSpaceDN w:val="0"/>
                    <w:adjustRightInd w:val="0"/>
                    <w:spacing w:before="60" w:after="60" w:line="240" w:lineRule="auto"/>
                    <w:rPr>
                      <w:ins w:id="590" w:author="Author"/>
                      <w:rFonts w:ascii="Arial" w:hAnsi="Arial" w:cs="Arial"/>
                      <w:b/>
                      <w:bCs/>
                      <w:color w:val="808080" w:themeColor="background1" w:themeShade="80"/>
                      <w:sz w:val="16"/>
                      <w:szCs w:val="16"/>
                      <w:rPrChange w:id="591" w:author="Author">
                        <w:rPr>
                          <w:ins w:id="592" w:author="Author"/>
                          <w:rFonts w:ascii="Arial" w:hAnsi="Arial" w:cs="Arial"/>
                          <w:b/>
                          <w:bCs/>
                          <w:color w:val="000000"/>
                          <w:sz w:val="16"/>
                          <w:szCs w:val="16"/>
                        </w:rPr>
                      </w:rPrChange>
                    </w:rPr>
                  </w:pPr>
                </w:p>
              </w:tc>
              <w:tc>
                <w:tcPr>
                  <w:tcW w:w="491" w:type="pct"/>
                  <w:tcBorders>
                    <w:top w:val="single" w:sz="4" w:space="0" w:color="auto"/>
                    <w:bottom w:val="single" w:sz="4" w:space="0" w:color="auto"/>
                  </w:tcBorders>
                  <w:tcPrChange w:id="593" w:author="Author">
                    <w:tcPr>
                      <w:tcW w:w="491" w:type="pct"/>
                      <w:tcBorders>
                        <w:bottom w:val="single" w:sz="4" w:space="0" w:color="auto"/>
                      </w:tcBorders>
                    </w:tcPr>
                  </w:tcPrChange>
                </w:tcPr>
                <w:p w14:paraId="0E014323" w14:textId="77777777" w:rsidR="006041F2" w:rsidRPr="00161007" w:rsidRDefault="006041F2" w:rsidP="00D12B02">
                  <w:pPr>
                    <w:widowControl w:val="0"/>
                    <w:autoSpaceDE w:val="0"/>
                    <w:autoSpaceDN w:val="0"/>
                    <w:adjustRightInd w:val="0"/>
                    <w:spacing w:before="60" w:after="60" w:line="240" w:lineRule="auto"/>
                    <w:rPr>
                      <w:ins w:id="594" w:author="Author"/>
                      <w:rFonts w:ascii="Arial" w:hAnsi="Arial" w:cs="Arial"/>
                      <w:color w:val="000000"/>
                      <w:sz w:val="16"/>
                      <w:szCs w:val="16"/>
                    </w:rPr>
                  </w:pPr>
                </w:p>
              </w:tc>
              <w:tc>
                <w:tcPr>
                  <w:tcW w:w="441" w:type="pct"/>
                  <w:tcBorders>
                    <w:top w:val="single" w:sz="4" w:space="0" w:color="auto"/>
                    <w:bottom w:val="single" w:sz="4" w:space="0" w:color="auto"/>
                  </w:tcBorders>
                  <w:tcPrChange w:id="595" w:author="Author">
                    <w:tcPr>
                      <w:tcW w:w="441" w:type="pct"/>
                      <w:tcBorders>
                        <w:bottom w:val="single" w:sz="4" w:space="0" w:color="auto"/>
                      </w:tcBorders>
                    </w:tcPr>
                  </w:tcPrChange>
                </w:tcPr>
                <w:p w14:paraId="61793B67" w14:textId="77777777" w:rsidR="006041F2" w:rsidRPr="00161007" w:rsidRDefault="006041F2" w:rsidP="00D12B02">
                  <w:pPr>
                    <w:widowControl w:val="0"/>
                    <w:autoSpaceDE w:val="0"/>
                    <w:autoSpaceDN w:val="0"/>
                    <w:adjustRightInd w:val="0"/>
                    <w:spacing w:before="60" w:after="60" w:line="240" w:lineRule="auto"/>
                    <w:rPr>
                      <w:ins w:id="596" w:author="Author"/>
                      <w:rFonts w:ascii="Arial" w:hAnsi="Arial" w:cs="Arial"/>
                      <w:color w:val="000000"/>
                      <w:sz w:val="16"/>
                      <w:szCs w:val="16"/>
                    </w:rPr>
                  </w:pPr>
                </w:p>
              </w:tc>
              <w:tc>
                <w:tcPr>
                  <w:tcW w:w="371" w:type="pct"/>
                  <w:tcBorders>
                    <w:top w:val="single" w:sz="4" w:space="0" w:color="auto"/>
                    <w:bottom w:val="single" w:sz="4" w:space="0" w:color="auto"/>
                  </w:tcBorders>
                  <w:tcPrChange w:id="597" w:author="Author">
                    <w:tcPr>
                      <w:tcW w:w="371" w:type="pct"/>
                      <w:tcBorders>
                        <w:bottom w:val="single" w:sz="4" w:space="0" w:color="auto"/>
                      </w:tcBorders>
                    </w:tcPr>
                  </w:tcPrChange>
                </w:tcPr>
                <w:p w14:paraId="02E8C646" w14:textId="77777777" w:rsidR="006041F2" w:rsidRPr="00161007" w:rsidRDefault="006041F2" w:rsidP="00D12B02">
                  <w:pPr>
                    <w:widowControl w:val="0"/>
                    <w:autoSpaceDE w:val="0"/>
                    <w:autoSpaceDN w:val="0"/>
                    <w:adjustRightInd w:val="0"/>
                    <w:spacing w:before="60" w:after="60" w:line="240" w:lineRule="auto"/>
                    <w:rPr>
                      <w:ins w:id="598" w:author="Author"/>
                      <w:rFonts w:ascii="Arial" w:hAnsi="Arial" w:cs="Arial"/>
                      <w:color w:val="000000"/>
                      <w:sz w:val="16"/>
                      <w:szCs w:val="16"/>
                    </w:rPr>
                  </w:pPr>
                </w:p>
              </w:tc>
              <w:tc>
                <w:tcPr>
                  <w:tcW w:w="1800" w:type="pct"/>
                  <w:tcBorders>
                    <w:top w:val="single" w:sz="4" w:space="0" w:color="auto"/>
                    <w:bottom w:val="single" w:sz="4" w:space="0" w:color="auto"/>
                  </w:tcBorders>
                  <w:tcPrChange w:id="599" w:author="Author">
                    <w:tcPr>
                      <w:tcW w:w="1800" w:type="pct"/>
                      <w:tcBorders>
                        <w:bottom w:val="single" w:sz="4" w:space="0" w:color="auto"/>
                      </w:tcBorders>
                    </w:tcPr>
                  </w:tcPrChange>
                </w:tcPr>
                <w:p w14:paraId="370B1577" w14:textId="77777777" w:rsidR="006041F2" w:rsidRDefault="006041F2" w:rsidP="00D12B02">
                  <w:pPr>
                    <w:widowControl w:val="0"/>
                    <w:autoSpaceDE w:val="0"/>
                    <w:autoSpaceDN w:val="0"/>
                    <w:adjustRightInd w:val="0"/>
                    <w:spacing w:before="60" w:after="60" w:line="240" w:lineRule="auto"/>
                    <w:rPr>
                      <w:ins w:id="600" w:author="Author"/>
                      <w:rFonts w:ascii="Arial" w:hAnsi="Arial" w:cs="Arial"/>
                      <w:color w:val="000000"/>
                      <w:sz w:val="16"/>
                      <w:szCs w:val="16"/>
                    </w:rPr>
                  </w:pPr>
                </w:p>
              </w:tc>
            </w:tr>
          </w:tbl>
          <w:p w14:paraId="7F74BBE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p>
        </w:tc>
      </w:tr>
    </w:tbl>
    <w:p w14:paraId="6439E430" w14:textId="2F650D78" w:rsidR="00C674F3" w:rsidRDefault="00C573D6" w:rsidP="00C674F3">
      <w:pPr>
        <w:keepNext/>
      </w:pPr>
      <w:ins w:id="601" w:author="Author">
        <w:r>
          <w:br/>
        </w:r>
      </w:ins>
      <w:r w:rsidR="0065347C">
        <w:t xml:space="preserve">A &lt;basematerials&gt; element </w:t>
      </w:r>
      <w:r w:rsidR="00830A19">
        <w:t xml:space="preserve">is a material group that </w:t>
      </w:r>
      <w:r w:rsidR="0065347C">
        <w:t xml:space="preserve">acts as a container for the base materials. The order of these elements forms an implicit 0-based index that is referenced by other elements, such as the &lt;object&gt; and &lt;triangle&gt; elements. </w:t>
      </w:r>
      <w:r w:rsidR="00D9476D">
        <w:t xml:space="preserve">Other types of </w:t>
      </w:r>
      <w:r w:rsidR="0010716C">
        <w:t xml:space="preserve">property </w:t>
      </w:r>
      <w:r w:rsidR="00D9476D">
        <w:t xml:space="preserve">group elements can be added as extensions to this spec, due to the &lt;any&gt; element under resources. Each </w:t>
      </w:r>
      <w:r w:rsidR="0010716C">
        <w:t xml:space="preserve">property </w:t>
      </w:r>
      <w:r w:rsidR="00D9476D">
        <w:t xml:space="preserve">group so defined MUST include an ID, and the IDs MUST be unique among all </w:t>
      </w:r>
      <w:r w:rsidR="0010716C">
        <w:t>resources under Model</w:t>
      </w:r>
      <w:r w:rsidR="00D9476D">
        <w:t xml:space="preserve">. </w:t>
      </w:r>
      <w:r w:rsidR="00830A19">
        <w:t xml:space="preserve">These groups allow different types of </w:t>
      </w:r>
      <w:r w:rsidR="0010716C">
        <w:t xml:space="preserve">properties </w:t>
      </w:r>
      <w:r w:rsidR="00830A19">
        <w:t>to be separated and organized, given the many possible extensions.</w:t>
      </w:r>
    </w:p>
    <w:p w14:paraId="1BF400C6" w14:textId="77777777" w:rsidR="00337D62" w:rsidRDefault="003230C7" w:rsidP="004D774C">
      <w:pPr>
        <w:spacing w:before="120"/>
      </w:pPr>
      <w:r>
        <w:t>In order to avoid integer overflows, a material group MUST contain less than 2^31 materials.</w:t>
      </w:r>
    </w:p>
    <w:p w14:paraId="5AC14838" w14:textId="55AB76BF" w:rsidR="00F9218E" w:rsidRDefault="00F9218E" w:rsidP="00F9218E">
      <w:pPr>
        <w:pStyle w:val="Heading2"/>
        <w:numPr>
          <w:ilvl w:val="1"/>
          <w:numId w:val="47"/>
        </w:numPr>
      </w:pPr>
      <w:bookmarkStart w:id="602" w:name="_Toc494964954"/>
      <w:bookmarkStart w:id="603" w:name="_Toc444090322"/>
      <w:r w:rsidRPr="00F9218E">
        <w:lastRenderedPageBreak/>
        <w:t>Base Material</w:t>
      </w:r>
      <w:bookmarkEnd w:id="602"/>
      <w:bookmarkEnd w:id="603"/>
    </w:p>
    <w:p w14:paraId="06251AA1" w14:textId="77777777" w:rsidR="00383060" w:rsidRPr="00383060" w:rsidRDefault="00383060" w:rsidP="00AD0BDA">
      <w:pPr>
        <w:keepNext/>
      </w:pPr>
      <w:r>
        <w:t xml:space="preserve">Element </w:t>
      </w:r>
      <w:r w:rsidRPr="001F33F1">
        <w:rPr>
          <w:b/>
        </w:rPr>
        <w:t>&lt;</w:t>
      </w:r>
      <w:r w:rsidR="00C674F3">
        <w:rPr>
          <w:b/>
        </w:rPr>
        <w:t>base</w:t>
      </w:r>
      <w:r w:rsidRPr="001F33F1">
        <w:rPr>
          <w:b/>
        </w:rPr>
        <w:t>&gt;</w:t>
      </w:r>
    </w:p>
    <w:tbl>
      <w:tblPr>
        <w:tblW w:w="4999" w:type="pct"/>
        <w:tblLook w:val="0000" w:firstRow="0" w:lastRow="0" w:firstColumn="0" w:lastColumn="0" w:noHBand="0" w:noVBand="0"/>
      </w:tblPr>
      <w:tblGrid>
        <w:gridCol w:w="935"/>
        <w:gridCol w:w="8413"/>
      </w:tblGrid>
      <w:tr w:rsidR="00711D11" w:rsidRPr="00CF5C1B" w14:paraId="092C0B3A" w14:textId="77777777">
        <w:tc>
          <w:tcPr>
            <w:tcW w:w="490" w:type="pct"/>
            <w:tcBorders>
              <w:top w:val="single" w:sz="4" w:space="0" w:color="auto"/>
              <w:left w:val="single" w:sz="4" w:space="0" w:color="auto"/>
              <w:bottom w:val="single" w:sz="4" w:space="0" w:color="auto"/>
              <w:right w:val="single" w:sz="4" w:space="0" w:color="auto"/>
            </w:tcBorders>
          </w:tcPr>
          <w:p w14:paraId="587B369A" w14:textId="77777777" w:rsidR="00711D11" w:rsidRPr="00CF5C1B" w:rsidRDefault="00711D11" w:rsidP="00C674F3">
            <w:pPr>
              <w:widowControl w:val="0"/>
              <w:autoSpaceDE w:val="0"/>
              <w:autoSpaceDN w:val="0"/>
              <w:adjustRightInd w:val="0"/>
              <w:spacing w:before="75" w:after="75" w:line="240" w:lineRule="auto"/>
              <w:rPr>
                <w:rFonts w:ascii="Arial" w:hAnsi="Arial" w:cs="Arial"/>
                <w:sz w:val="24"/>
                <w:szCs w:val="24"/>
              </w:rPr>
            </w:pPr>
            <w:r w:rsidRPr="00CF5C1B">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9EAA0EB" w14:textId="5CBC0E9D" w:rsidR="00711D11" w:rsidRPr="00CF5C1B" w:rsidRDefault="003E293E" w:rsidP="00EB2867">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5897813" wp14:editId="01D61AC7">
                  <wp:extent cx="3657600" cy="18014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7600" cy="1801446"/>
                          </a:xfrm>
                          <a:prstGeom prst="rect">
                            <a:avLst/>
                          </a:prstGeom>
                        </pic:spPr>
                      </pic:pic>
                    </a:graphicData>
                  </a:graphic>
                </wp:inline>
              </w:drawing>
            </w:r>
          </w:p>
        </w:tc>
      </w:tr>
      <w:tr w:rsidR="00711D11" w:rsidRPr="00CF5C1B" w14:paraId="07CE2AC9" w14:textId="77777777">
        <w:tc>
          <w:tcPr>
            <w:tcW w:w="490" w:type="pct"/>
            <w:tcBorders>
              <w:top w:val="single" w:sz="4" w:space="0" w:color="auto"/>
              <w:left w:val="single" w:sz="4" w:space="0" w:color="auto"/>
              <w:bottom w:val="single" w:sz="4" w:space="0" w:color="auto"/>
              <w:right w:val="single" w:sz="4" w:space="0" w:color="auto"/>
            </w:tcBorders>
          </w:tcPr>
          <w:p w14:paraId="79B757DB" w14:textId="77777777" w:rsidR="00711D11" w:rsidRPr="00CF5C1B" w:rsidRDefault="00711D11" w:rsidP="00C674F3">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50"/>
              <w:gridCol w:w="1941"/>
              <w:gridCol w:w="821"/>
              <w:gridCol w:w="869"/>
              <w:gridCol w:w="608"/>
              <w:gridCol w:w="2706"/>
            </w:tblGrid>
            <w:tr w:rsidR="00711D11" w:rsidRPr="00CF5C1B" w14:paraId="72F2B1B2" w14:textId="77777777">
              <w:tc>
                <w:tcPr>
                  <w:tcW w:w="763" w:type="pct"/>
                </w:tcPr>
                <w:p w14:paraId="09B257B6"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Name  </w:t>
                  </w:r>
                </w:p>
              </w:tc>
              <w:tc>
                <w:tcPr>
                  <w:tcW w:w="1184" w:type="pct"/>
                </w:tcPr>
                <w:p w14:paraId="19DB8B01"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Type  </w:t>
                  </w:r>
                </w:p>
              </w:tc>
              <w:tc>
                <w:tcPr>
                  <w:tcW w:w="501" w:type="pct"/>
                </w:tcPr>
                <w:p w14:paraId="16706D72"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Use  </w:t>
                  </w:r>
                </w:p>
              </w:tc>
              <w:tc>
                <w:tcPr>
                  <w:tcW w:w="530" w:type="pct"/>
                </w:tcPr>
                <w:p w14:paraId="72237E36"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Default  </w:t>
                  </w:r>
                </w:p>
              </w:tc>
              <w:tc>
                <w:tcPr>
                  <w:tcW w:w="371" w:type="pct"/>
                </w:tcPr>
                <w:p w14:paraId="56ADC89D"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Fixed  </w:t>
                  </w:r>
                </w:p>
              </w:tc>
              <w:tc>
                <w:tcPr>
                  <w:tcW w:w="1651" w:type="pct"/>
                </w:tcPr>
                <w:p w14:paraId="63F6178F"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Annotation</w:t>
                  </w:r>
                </w:p>
              </w:tc>
            </w:tr>
            <w:tr w:rsidR="009C62B0" w:rsidRPr="00CF5C1B" w14:paraId="08A98C95" w14:textId="77777777">
              <w:tc>
                <w:tcPr>
                  <w:tcW w:w="763" w:type="pct"/>
                  <w:tcBorders>
                    <w:bottom w:val="single" w:sz="4" w:space="0" w:color="auto"/>
                  </w:tcBorders>
                </w:tcPr>
                <w:p w14:paraId="6397F751" w14:textId="77777777" w:rsidR="009C62B0" w:rsidRPr="00CF5C1B" w:rsidRDefault="009C62B0" w:rsidP="005349AB">
                  <w:pPr>
                    <w:widowControl w:val="0"/>
                    <w:tabs>
                      <w:tab w:val="left" w:pos="750"/>
                    </w:tabs>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w:t>
                  </w:r>
                </w:p>
              </w:tc>
              <w:tc>
                <w:tcPr>
                  <w:tcW w:w="1184" w:type="pct"/>
                  <w:tcBorders>
                    <w:bottom w:val="single" w:sz="4" w:space="0" w:color="auto"/>
                  </w:tcBorders>
                </w:tcPr>
                <w:p w14:paraId="57F7CFCB" w14:textId="77777777" w:rsidR="009C62B0" w:rsidRPr="00CF5C1B" w:rsidDel="009611B2" w:rsidRDefault="009C62B0" w:rsidP="00CB6E25">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xs:string</w:t>
                  </w:r>
                </w:p>
              </w:tc>
              <w:tc>
                <w:tcPr>
                  <w:tcW w:w="501" w:type="pct"/>
                  <w:tcBorders>
                    <w:bottom w:val="single" w:sz="4" w:space="0" w:color="auto"/>
                  </w:tcBorders>
                </w:tcPr>
                <w:p w14:paraId="58EB71C4" w14:textId="77777777" w:rsidR="009C62B0" w:rsidRPr="00CF5C1B" w:rsidRDefault="00D9476D" w:rsidP="00CB6E25">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530" w:type="pct"/>
                  <w:tcBorders>
                    <w:bottom w:val="single" w:sz="4" w:space="0" w:color="auto"/>
                  </w:tcBorders>
                </w:tcPr>
                <w:p w14:paraId="5B784FEE" w14:textId="77777777" w:rsidR="009C62B0" w:rsidRPr="00CF5C1B" w:rsidRDefault="009C62B0" w:rsidP="00CB6E25">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bottom w:val="single" w:sz="4" w:space="0" w:color="auto"/>
                  </w:tcBorders>
                </w:tcPr>
                <w:p w14:paraId="319F5499" w14:textId="77777777" w:rsidR="009C62B0" w:rsidRPr="00CF5C1B" w:rsidRDefault="009C62B0" w:rsidP="00CB6E25">
                  <w:pPr>
                    <w:widowControl w:val="0"/>
                    <w:autoSpaceDE w:val="0"/>
                    <w:autoSpaceDN w:val="0"/>
                    <w:adjustRightInd w:val="0"/>
                    <w:spacing w:before="60" w:after="60" w:line="240" w:lineRule="auto"/>
                    <w:rPr>
                      <w:rFonts w:ascii="Arial" w:hAnsi="Arial" w:cs="Arial"/>
                      <w:color w:val="000000"/>
                      <w:sz w:val="16"/>
                      <w:szCs w:val="16"/>
                    </w:rPr>
                  </w:pPr>
                </w:p>
              </w:tc>
              <w:tc>
                <w:tcPr>
                  <w:tcW w:w="1651" w:type="pct"/>
                  <w:tcBorders>
                    <w:bottom w:val="single" w:sz="4" w:space="0" w:color="auto"/>
                  </w:tcBorders>
                </w:tcPr>
                <w:p w14:paraId="487D4414" w14:textId="77777777" w:rsidR="009C62B0" w:rsidRDefault="009C62B0">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material name, intended to convey design intent, for the purpose of aiding users in mapping to print materials.</w:t>
                  </w:r>
                </w:p>
              </w:tc>
            </w:tr>
            <w:tr w:rsidR="00711D11" w:rsidRPr="00CF5C1B" w14:paraId="1F47BD8D" w14:textId="77777777">
              <w:tc>
                <w:tcPr>
                  <w:tcW w:w="763" w:type="pct"/>
                  <w:tcBorders>
                    <w:top w:val="single" w:sz="4" w:space="0" w:color="auto"/>
                    <w:bottom w:val="single" w:sz="4" w:space="0" w:color="auto"/>
                  </w:tcBorders>
                </w:tcPr>
                <w:p w14:paraId="6B82F762" w14:textId="680EE98F" w:rsidR="00711D11" w:rsidRPr="00CF5C1B" w:rsidRDefault="005E6813"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display</w:t>
                  </w:r>
                  <w:r w:rsidR="00C674F3">
                    <w:rPr>
                      <w:rFonts w:ascii="Arial" w:hAnsi="Arial" w:cs="Arial"/>
                      <w:color w:val="000000"/>
                      <w:sz w:val="16"/>
                      <w:szCs w:val="16"/>
                    </w:rPr>
                    <w:t>color</w:t>
                  </w:r>
                </w:p>
              </w:tc>
              <w:tc>
                <w:tcPr>
                  <w:tcW w:w="1184" w:type="pct"/>
                  <w:tcBorders>
                    <w:top w:val="single" w:sz="4" w:space="0" w:color="auto"/>
                    <w:bottom w:val="single" w:sz="4" w:space="0" w:color="auto"/>
                  </w:tcBorders>
                </w:tcPr>
                <w:p w14:paraId="1A5960D7" w14:textId="77777777" w:rsidR="00711D11" w:rsidRPr="00CF5C1B" w:rsidRDefault="00EB2867"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ST_ColorValue</w:t>
                  </w:r>
                  <w:r w:rsidR="00711D11" w:rsidRPr="00CF5C1B">
                    <w:rPr>
                      <w:rFonts w:ascii="Arial" w:hAnsi="Arial" w:cs="Arial"/>
                      <w:color w:val="000000"/>
                      <w:sz w:val="16"/>
                      <w:szCs w:val="16"/>
                    </w:rPr>
                    <w:t xml:space="preserve">  </w:t>
                  </w:r>
                </w:p>
              </w:tc>
              <w:tc>
                <w:tcPr>
                  <w:tcW w:w="501" w:type="pct"/>
                  <w:tcBorders>
                    <w:top w:val="single" w:sz="4" w:space="0" w:color="auto"/>
                    <w:bottom w:val="single" w:sz="4" w:space="0" w:color="auto"/>
                  </w:tcBorders>
                </w:tcPr>
                <w:p w14:paraId="71E4E3DB" w14:textId="77777777" w:rsidR="00711D11" w:rsidRPr="00CF5C1B" w:rsidRDefault="00D9476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required</w:t>
                  </w:r>
                </w:p>
              </w:tc>
              <w:tc>
                <w:tcPr>
                  <w:tcW w:w="530" w:type="pct"/>
                  <w:tcBorders>
                    <w:top w:val="single" w:sz="4" w:space="0" w:color="auto"/>
                    <w:bottom w:val="single" w:sz="4" w:space="0" w:color="auto"/>
                  </w:tcBorders>
                </w:tcPr>
                <w:p w14:paraId="75063AE5"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0B0E6A97"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000000"/>
                      <w:sz w:val="16"/>
                      <w:szCs w:val="16"/>
                    </w:rPr>
                    <w:t xml:space="preserve">  </w:t>
                  </w:r>
                </w:p>
              </w:tc>
              <w:tc>
                <w:tcPr>
                  <w:tcW w:w="1651" w:type="pct"/>
                  <w:tcBorders>
                    <w:top w:val="single" w:sz="4" w:space="0" w:color="auto"/>
                    <w:bottom w:val="single" w:sz="4" w:space="0" w:color="auto"/>
                  </w:tcBorders>
                </w:tcPr>
                <w:p w14:paraId="431BDF06" w14:textId="77777777" w:rsidR="00711D11" w:rsidRPr="00CF5C1B" w:rsidRDefault="00EB286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the sRGB color for rendering the material. </w:t>
                  </w:r>
                </w:p>
              </w:tc>
            </w:tr>
            <w:tr w:rsidR="00EF6E24" w:rsidRPr="00CF5C1B" w14:paraId="29D0F9AB" w14:textId="77777777">
              <w:trPr>
                <w:ins w:id="604" w:author="Author"/>
              </w:trPr>
              <w:tc>
                <w:tcPr>
                  <w:tcW w:w="763" w:type="pct"/>
                  <w:tcBorders>
                    <w:top w:val="single" w:sz="4" w:space="0" w:color="auto"/>
                    <w:bottom w:val="single" w:sz="4" w:space="0" w:color="auto"/>
                  </w:tcBorders>
                </w:tcPr>
                <w:p w14:paraId="338D6AF4" w14:textId="03F4BE59" w:rsidR="00EF6E24" w:rsidRDefault="00EF6E24" w:rsidP="00EF6E24">
                  <w:pPr>
                    <w:widowControl w:val="0"/>
                    <w:autoSpaceDE w:val="0"/>
                    <w:autoSpaceDN w:val="0"/>
                    <w:adjustRightInd w:val="0"/>
                    <w:spacing w:before="60" w:after="60" w:line="240" w:lineRule="auto"/>
                    <w:rPr>
                      <w:ins w:id="605" w:author="Author"/>
                      <w:rFonts w:ascii="Arial" w:hAnsi="Arial" w:cs="Arial"/>
                      <w:color w:val="000000"/>
                      <w:sz w:val="16"/>
                      <w:szCs w:val="16"/>
                    </w:rPr>
                  </w:pPr>
                  <w:ins w:id="606" w:author="Author">
                    <w:r w:rsidRPr="00F17487">
                      <w:rPr>
                        <w:rFonts w:ascii="Arial" w:hAnsi="Arial" w:cs="Arial"/>
                        <w:color w:val="808080" w:themeColor="background1" w:themeShade="80"/>
                        <w:sz w:val="16"/>
                        <w:szCs w:val="16"/>
                      </w:rPr>
                      <w:t>@anyAttribute</w:t>
                    </w:r>
                  </w:ins>
                </w:p>
              </w:tc>
              <w:tc>
                <w:tcPr>
                  <w:tcW w:w="1184" w:type="pct"/>
                  <w:tcBorders>
                    <w:top w:val="single" w:sz="4" w:space="0" w:color="auto"/>
                    <w:bottom w:val="single" w:sz="4" w:space="0" w:color="auto"/>
                  </w:tcBorders>
                </w:tcPr>
                <w:p w14:paraId="534CEFDA" w14:textId="77777777" w:rsidR="00EF6E24" w:rsidRDefault="00EF6E24" w:rsidP="00EF6E24">
                  <w:pPr>
                    <w:widowControl w:val="0"/>
                    <w:autoSpaceDE w:val="0"/>
                    <w:autoSpaceDN w:val="0"/>
                    <w:adjustRightInd w:val="0"/>
                    <w:spacing w:before="60" w:after="60" w:line="240" w:lineRule="auto"/>
                    <w:rPr>
                      <w:ins w:id="607" w:author="Author"/>
                      <w:rFonts w:ascii="Arial" w:hAnsi="Arial" w:cs="Arial"/>
                      <w:b/>
                      <w:bCs/>
                      <w:color w:val="000000"/>
                      <w:sz w:val="16"/>
                      <w:szCs w:val="16"/>
                    </w:rPr>
                  </w:pPr>
                </w:p>
              </w:tc>
              <w:tc>
                <w:tcPr>
                  <w:tcW w:w="501" w:type="pct"/>
                  <w:tcBorders>
                    <w:top w:val="single" w:sz="4" w:space="0" w:color="auto"/>
                    <w:bottom w:val="single" w:sz="4" w:space="0" w:color="auto"/>
                  </w:tcBorders>
                </w:tcPr>
                <w:p w14:paraId="499A5689" w14:textId="77777777" w:rsidR="00EF6E24" w:rsidRDefault="00EF6E24" w:rsidP="00EF6E24">
                  <w:pPr>
                    <w:widowControl w:val="0"/>
                    <w:autoSpaceDE w:val="0"/>
                    <w:autoSpaceDN w:val="0"/>
                    <w:adjustRightInd w:val="0"/>
                    <w:spacing w:before="60" w:after="60" w:line="240" w:lineRule="auto"/>
                    <w:rPr>
                      <w:ins w:id="608" w:author="Author"/>
                      <w:rFonts w:ascii="Arial" w:hAnsi="Arial" w:cs="Arial"/>
                      <w:color w:val="000000"/>
                      <w:sz w:val="16"/>
                      <w:szCs w:val="16"/>
                    </w:rPr>
                  </w:pPr>
                </w:p>
              </w:tc>
              <w:tc>
                <w:tcPr>
                  <w:tcW w:w="530" w:type="pct"/>
                  <w:tcBorders>
                    <w:top w:val="single" w:sz="4" w:space="0" w:color="auto"/>
                    <w:bottom w:val="single" w:sz="4" w:space="0" w:color="auto"/>
                  </w:tcBorders>
                </w:tcPr>
                <w:p w14:paraId="40F6A587" w14:textId="77777777" w:rsidR="00EF6E24" w:rsidRPr="00CF5C1B" w:rsidRDefault="00EF6E24" w:rsidP="00EF6E24">
                  <w:pPr>
                    <w:widowControl w:val="0"/>
                    <w:autoSpaceDE w:val="0"/>
                    <w:autoSpaceDN w:val="0"/>
                    <w:adjustRightInd w:val="0"/>
                    <w:spacing w:before="60" w:after="60" w:line="240" w:lineRule="auto"/>
                    <w:rPr>
                      <w:ins w:id="609" w:author="Author"/>
                      <w:rFonts w:ascii="Arial" w:hAnsi="Arial" w:cs="Arial"/>
                      <w:color w:val="000000"/>
                      <w:sz w:val="16"/>
                      <w:szCs w:val="16"/>
                    </w:rPr>
                  </w:pPr>
                </w:p>
              </w:tc>
              <w:tc>
                <w:tcPr>
                  <w:tcW w:w="371" w:type="pct"/>
                  <w:tcBorders>
                    <w:top w:val="single" w:sz="4" w:space="0" w:color="auto"/>
                    <w:bottom w:val="single" w:sz="4" w:space="0" w:color="auto"/>
                  </w:tcBorders>
                </w:tcPr>
                <w:p w14:paraId="51390B20" w14:textId="77777777" w:rsidR="00EF6E24" w:rsidRPr="00CF5C1B" w:rsidRDefault="00EF6E24" w:rsidP="00EF6E24">
                  <w:pPr>
                    <w:widowControl w:val="0"/>
                    <w:autoSpaceDE w:val="0"/>
                    <w:autoSpaceDN w:val="0"/>
                    <w:adjustRightInd w:val="0"/>
                    <w:spacing w:before="60" w:after="60" w:line="240" w:lineRule="auto"/>
                    <w:rPr>
                      <w:ins w:id="610" w:author="Author"/>
                      <w:rFonts w:ascii="Arial" w:hAnsi="Arial" w:cs="Arial"/>
                      <w:color w:val="000000"/>
                      <w:sz w:val="16"/>
                      <w:szCs w:val="16"/>
                    </w:rPr>
                  </w:pPr>
                </w:p>
              </w:tc>
              <w:tc>
                <w:tcPr>
                  <w:tcW w:w="1651" w:type="pct"/>
                  <w:tcBorders>
                    <w:top w:val="single" w:sz="4" w:space="0" w:color="auto"/>
                    <w:bottom w:val="single" w:sz="4" w:space="0" w:color="auto"/>
                  </w:tcBorders>
                </w:tcPr>
                <w:p w14:paraId="146CB7B9" w14:textId="77777777" w:rsidR="00EF6E24" w:rsidRDefault="00EF6E24" w:rsidP="00EF6E24">
                  <w:pPr>
                    <w:widowControl w:val="0"/>
                    <w:autoSpaceDE w:val="0"/>
                    <w:autoSpaceDN w:val="0"/>
                    <w:adjustRightInd w:val="0"/>
                    <w:spacing w:before="60" w:after="60" w:line="240" w:lineRule="auto"/>
                    <w:rPr>
                      <w:ins w:id="611" w:author="Author"/>
                      <w:rFonts w:ascii="Arial" w:hAnsi="Arial" w:cs="Arial"/>
                      <w:color w:val="000000"/>
                      <w:sz w:val="16"/>
                      <w:szCs w:val="16"/>
                    </w:rPr>
                  </w:pPr>
                </w:p>
              </w:tc>
            </w:tr>
          </w:tbl>
          <w:p w14:paraId="1E3F91EE"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p>
        </w:tc>
      </w:tr>
    </w:tbl>
    <w:p w14:paraId="0B4C13E6" w14:textId="52C2788E" w:rsidR="00711D11" w:rsidRDefault="00C573D6" w:rsidP="003514B1">
      <w:pPr>
        <w:spacing w:before="120"/>
      </w:pPr>
      <w:ins w:id="612" w:author="Author">
        <w:r>
          <w:br/>
        </w:r>
      </w:ins>
      <w:r w:rsidR="003514B1">
        <w:t xml:space="preserve">A </w:t>
      </w:r>
      <w:r w:rsidR="00D9476D">
        <w:rPr>
          <w:rStyle w:val="Glossary"/>
        </w:rPr>
        <w:t>base material</w:t>
      </w:r>
      <w:r w:rsidR="003514B1">
        <w:t xml:space="preserve"> is used to define the specific </w:t>
      </w:r>
      <w:r w:rsidR="003514B1" w:rsidRPr="000F6CB9">
        <w:rPr>
          <w:rStyle w:val="Glossary"/>
        </w:rPr>
        <w:t>material</w:t>
      </w:r>
      <w:r w:rsidR="003514B1">
        <w:t xml:space="preserve"> to be used for manufacturing certain objects in a model</w:t>
      </w:r>
      <w:r w:rsidR="00D9476D">
        <w:t>. In particular, support objects</w:t>
      </w:r>
      <w:r w:rsidR="003514B1">
        <w:t xml:space="preserve"> are often built from a different material than the non-sacrificial portion of the model.</w:t>
      </w:r>
    </w:p>
    <w:p w14:paraId="56E4AA8C" w14:textId="44912C44" w:rsidR="00DE25D4" w:rsidRDefault="00E2152C" w:rsidP="003514B1">
      <w:pPr>
        <w:spacing w:before="120"/>
      </w:pPr>
      <w:r>
        <w:t>Since these materials can be applied at both the object and triangle level, they are technically only specifying the material at the surface of the object. Consumers may choose how the materials are distributed through the volume, so long as the surfaces have the specified materials.</w:t>
      </w:r>
    </w:p>
    <w:p w14:paraId="33401877" w14:textId="77777777" w:rsidR="00D9476D" w:rsidRDefault="00C641F9" w:rsidP="003514B1">
      <w:pPr>
        <w:spacing w:before="120"/>
      </w:pPr>
      <w:r>
        <w:t xml:space="preserve">Base material names are intended to convey design intent and producers SHOULD avoid machine-specific naming in favor of more portable descriptions. Printer-specific information is intended to live in the Print Ticket, which includes a mapping from these base materials to actual printer materials. </w:t>
      </w:r>
      <w:r w:rsidR="00576BDD">
        <w:t>Base material names SHOULD be unique throughout the 3MF package.</w:t>
      </w:r>
    </w:p>
    <w:p w14:paraId="42F3DAD6" w14:textId="3155A6D3" w:rsidR="00DE25D4" w:rsidRDefault="00DE25D4">
      <w:pPr>
        <w:pStyle w:val="Note"/>
      </w:pPr>
      <w:r w:rsidRPr="007324C1">
        <w:rPr>
          <w:b/>
        </w:rPr>
        <w:t xml:space="preserve">Note: </w:t>
      </w:r>
      <w:r>
        <w:t xml:space="preserve">The </w:t>
      </w:r>
      <w:r w:rsidRPr="004C5F54">
        <w:rPr>
          <w:rStyle w:val="Glossary"/>
        </w:rPr>
        <w:t>displaycolor</w:t>
      </w:r>
      <w:r>
        <w:t xml:space="preserve"> property is meant to be used for </w:t>
      </w:r>
      <w:r w:rsidR="006D549F">
        <w:t>rendering</w:t>
      </w:r>
      <w:r>
        <w:t xml:space="preserve"> purposes </w:t>
      </w:r>
      <w:r w:rsidR="006F0396">
        <w:t xml:space="preserve">only, and not </w:t>
      </w:r>
      <w:r>
        <w:t xml:space="preserve">for </w:t>
      </w:r>
      <w:r w:rsidR="006F0396">
        <w:t xml:space="preserve">defining the actual material color of </w:t>
      </w:r>
      <w:r>
        <w:t xml:space="preserve">an object. </w:t>
      </w:r>
      <w:r w:rsidR="006F0396">
        <w:t>A</w:t>
      </w:r>
      <w:r>
        <w:t xml:space="preserve"> producer MUST NOT assume that </w:t>
      </w:r>
      <w:r w:rsidRPr="004C5F54">
        <w:rPr>
          <w:rStyle w:val="Glossary"/>
        </w:rPr>
        <w:t>displaycolor</w:t>
      </w:r>
      <w:r>
        <w:t xml:space="preserve"> has any effect on the printed part.</w:t>
      </w:r>
    </w:p>
    <w:p w14:paraId="18A9453D" w14:textId="080619DC" w:rsidR="00DE25D4" w:rsidRDefault="00DE25D4">
      <w:pPr>
        <w:pStyle w:val="Note"/>
      </w:pPr>
      <w:r>
        <w:t xml:space="preserve">For specifying </w:t>
      </w:r>
      <w:r w:rsidR="006D549F">
        <w:t>the color</w:t>
      </w:r>
      <w:r>
        <w:t xml:space="preserve"> design intent</w:t>
      </w:r>
      <w:r w:rsidR="006D549F">
        <w:t xml:space="preserve"> for a printed part</w:t>
      </w:r>
      <w:r>
        <w:t xml:space="preserve">, a producer MUST specify </w:t>
      </w:r>
      <w:r w:rsidR="006D549F">
        <w:t>c</w:t>
      </w:r>
      <w:r>
        <w:t>olor</w:t>
      </w:r>
      <w:r w:rsidR="006D549F">
        <w:t xml:space="preserve"> properties</w:t>
      </w:r>
      <w:r>
        <w:t xml:space="preserve"> via the material and property extension</w:t>
      </w:r>
      <w:r w:rsidR="006D549F">
        <w:t xml:space="preserve"> or use another corresponding extension</w:t>
      </w:r>
      <w:r>
        <w:t>.</w:t>
      </w:r>
    </w:p>
    <w:p w14:paraId="3BC11972" w14:textId="50F62029" w:rsidR="00F9218E" w:rsidRDefault="00F9218E" w:rsidP="00F9218E">
      <w:pPr>
        <w:pStyle w:val="Heading3"/>
        <w:numPr>
          <w:ilvl w:val="2"/>
          <w:numId w:val="47"/>
        </w:numPr>
      </w:pPr>
      <w:bookmarkStart w:id="613" w:name="_Toc494964955"/>
      <w:bookmarkStart w:id="614" w:name="_Toc444090323"/>
      <w:r w:rsidRPr="00F9218E">
        <w:lastRenderedPageBreak/>
        <w:t>sRGB Color</w:t>
      </w:r>
      <w:bookmarkEnd w:id="613"/>
      <w:bookmarkEnd w:id="614"/>
    </w:p>
    <w:p w14:paraId="780973EE" w14:textId="03EBB819" w:rsidR="000A6507" w:rsidRDefault="000A6507" w:rsidP="000A6507">
      <w:bookmarkStart w:id="615" w:name="_Toc351853457"/>
      <w:bookmarkStart w:id="616" w:name="_Toc351854773"/>
      <w:bookmarkStart w:id="617" w:name="_Toc351854851"/>
      <w:bookmarkStart w:id="618" w:name="_Toc351905439"/>
      <w:bookmarkStart w:id="619" w:name="_Toc351911567"/>
      <w:bookmarkStart w:id="620" w:name="_Toc351911642"/>
      <w:bookmarkStart w:id="621" w:name="_Toc351918734"/>
      <w:bookmarkStart w:id="622" w:name="_Toc351918923"/>
      <w:bookmarkStart w:id="623" w:name="_Toc352578816"/>
      <w:bookmarkStart w:id="624" w:name="_Toc352687379"/>
      <w:bookmarkStart w:id="625" w:name="_Toc352691265"/>
      <w:bookmarkStart w:id="626" w:name="_Toc355442293"/>
      <w:bookmarkStart w:id="627" w:name="_Toc355442445"/>
      <w:bookmarkStart w:id="628" w:name="_Toc355449886"/>
      <w:bookmarkStart w:id="629" w:name="_Toc355543729"/>
      <w:bookmarkStart w:id="630" w:name="_Toc355543806"/>
      <w:bookmarkStart w:id="631" w:name="_Toc355554441"/>
      <w:bookmarkStart w:id="632" w:name="_Toc355554517"/>
      <w:bookmarkStart w:id="633" w:name="_Toc355616526"/>
      <w:bookmarkStart w:id="634" w:name="_Toc355616607"/>
      <w:bookmarkStart w:id="635" w:name="_Toc355618068"/>
      <w:bookmarkStart w:id="636" w:name="_Toc355620029"/>
      <w:bookmarkStart w:id="637" w:name="_Toc355620259"/>
      <w:bookmarkStart w:id="638" w:name="_Toc355629585"/>
      <w:bookmarkStart w:id="639" w:name="_Toc360525157"/>
      <w:bookmarkStart w:id="640" w:name="_Toc364799000"/>
      <w:bookmarkStart w:id="641" w:name="_Toc364982962"/>
      <w:bookmarkStart w:id="642" w:name="_Toc372578361"/>
      <w:bookmarkStart w:id="643" w:name="_Toc372578443"/>
      <w:bookmarkStart w:id="644" w:name="_Toc372678451"/>
      <w:bookmarkStart w:id="645" w:name="_Toc384049298"/>
      <w:bookmarkStart w:id="646" w:name="_Toc384049592"/>
      <w:bookmarkStart w:id="647" w:name="_Toc402522955"/>
      <w:bookmarkStart w:id="648" w:name="Link1"/>
      <w:bookmarkStart w:id="649" w:name="_Toc402522857"/>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An sRGB color M</w:t>
      </w:r>
      <w:r w:rsidR="00CF3C99">
        <w:t>UST</w:t>
      </w:r>
      <w:r>
        <w:t xml:space="preserve"> be specified with a value of a 6 or 8 digit hexadecimal number, e.g. “#RRGGBB” or “#RRGGBBAA” where RR is the red channel with values from 00-FF, GG is the green channel with values from 00-FF, BB is the blue channel</w:t>
      </w:r>
      <w:r w:rsidRPr="00741DA6">
        <w:t xml:space="preserve"> </w:t>
      </w:r>
      <w:r>
        <w:t>with values from 00-FF, and AA is the alpha channel</w:t>
      </w:r>
      <w:r w:rsidRPr="00741DA6">
        <w:t xml:space="preserve"> </w:t>
      </w:r>
      <w:r>
        <w:t>with values from 00</w:t>
      </w:r>
      <w:r w:rsidR="008B6292">
        <w:t xml:space="preserve"> (completely transparent) to </w:t>
      </w:r>
      <w:r>
        <w:t>FF (</w:t>
      </w:r>
      <w:r w:rsidR="008B6292">
        <w:t>completely opaque, the default</w:t>
      </w:r>
      <w:r>
        <w:t xml:space="preserve"> if not specified). </w:t>
      </w:r>
    </w:p>
    <w:p w14:paraId="1DB15784" w14:textId="2B79ED6F" w:rsidR="00B95A9C" w:rsidRPr="001D69C0" w:rsidRDefault="001D69C0" w:rsidP="007324C1">
      <w:pPr>
        <w:pStyle w:val="Note"/>
      </w:pPr>
      <w:r w:rsidRPr="007324C1">
        <w:rPr>
          <w:b/>
        </w:rPr>
        <w:t>Note:</w:t>
      </w:r>
      <w:r>
        <w:rPr>
          <w:b/>
        </w:rPr>
        <w:t xml:space="preserve"> </w:t>
      </w:r>
      <w:r>
        <w:t>3MF uses sRGB as specified by the World Wide Web Consortium (http://www.w3.org/Graphics/Color/sRGB)</w:t>
      </w:r>
    </w:p>
    <w:p w14:paraId="6E364B8E" w14:textId="64CF8001" w:rsidR="00F9218E" w:rsidRDefault="00F9218E" w:rsidP="00F9218E">
      <w:pPr>
        <w:pStyle w:val="Heading1"/>
        <w:numPr>
          <w:ilvl w:val="0"/>
          <w:numId w:val="47"/>
        </w:numPr>
      </w:pPr>
      <w:bookmarkStart w:id="650" w:name="_Toc494964956"/>
      <w:bookmarkStart w:id="651" w:name="_Toc444090324"/>
      <w:r>
        <w:lastRenderedPageBreak/>
        <w:t>3MF Document Package Features</w:t>
      </w:r>
      <w:bookmarkEnd w:id="650"/>
      <w:bookmarkEnd w:id="651"/>
    </w:p>
    <w:p w14:paraId="70EEB13F" w14:textId="77777777" w:rsidR="00383060" w:rsidRPr="00383060" w:rsidRDefault="00383060" w:rsidP="00383060">
      <w:r>
        <w:t>3MF Documents take advantage of parts defined by the Open Packaging Conventions to provide additional information about the content in the package.</w:t>
      </w:r>
    </w:p>
    <w:p w14:paraId="4D62DCE6" w14:textId="2DA07C44" w:rsidR="00B92AA5" w:rsidRDefault="00B92AA5" w:rsidP="00B92AA5">
      <w:pPr>
        <w:pStyle w:val="Heading2"/>
        <w:numPr>
          <w:ilvl w:val="1"/>
          <w:numId w:val="47"/>
        </w:numPr>
      </w:pPr>
      <w:bookmarkStart w:id="652" w:name="_Toc444090325"/>
      <w:bookmarkStart w:id="653" w:name="_Toc494964957"/>
      <w:bookmarkStart w:id="654" w:name="_Toc444090326"/>
      <w:bookmarkEnd w:id="652"/>
      <w:r w:rsidRPr="00B92AA5">
        <w:t>Thumbnail</w:t>
      </w:r>
      <w:bookmarkEnd w:id="653"/>
      <w:bookmarkEnd w:id="654"/>
    </w:p>
    <w:p w14:paraId="46611D0A" w14:textId="77777777" w:rsidR="00383060" w:rsidRDefault="00383060" w:rsidP="00383060">
      <w:bookmarkStart w:id="655" w:name="_Toc347418363"/>
      <w:bookmarkStart w:id="656" w:name="_Toc347496244"/>
      <w:bookmarkStart w:id="657" w:name="_Toc350870327"/>
      <w:bookmarkStart w:id="658" w:name="_Toc351679826"/>
      <w:bookmarkStart w:id="659" w:name="_Toc351853461"/>
      <w:bookmarkStart w:id="660" w:name="_Toc351854777"/>
      <w:bookmarkStart w:id="661" w:name="_Toc351854855"/>
      <w:bookmarkStart w:id="662" w:name="_Toc351905443"/>
      <w:bookmarkStart w:id="663" w:name="_Toc351911571"/>
      <w:bookmarkStart w:id="664" w:name="_Toc351911646"/>
      <w:bookmarkStart w:id="665" w:name="_Toc351918738"/>
      <w:bookmarkStart w:id="666" w:name="_Toc351918927"/>
      <w:bookmarkStart w:id="667" w:name="_Toc352578820"/>
      <w:bookmarkStart w:id="668" w:name="_Toc352687383"/>
      <w:bookmarkStart w:id="669" w:name="_Toc352691269"/>
      <w:bookmarkStart w:id="670" w:name="_Toc355442296"/>
      <w:bookmarkStart w:id="671" w:name="_Toc355442448"/>
      <w:bookmarkStart w:id="672" w:name="_Toc355449889"/>
      <w:bookmarkStart w:id="673" w:name="_Toc355543732"/>
      <w:bookmarkStart w:id="674" w:name="_Toc355543809"/>
      <w:bookmarkStart w:id="675" w:name="_Toc355554444"/>
      <w:bookmarkStart w:id="676" w:name="_Toc355554520"/>
      <w:bookmarkStart w:id="677" w:name="_Toc355616529"/>
      <w:bookmarkStart w:id="678" w:name="_Toc355616610"/>
      <w:bookmarkStart w:id="679" w:name="_Toc355618071"/>
      <w:bookmarkStart w:id="680" w:name="_Toc355620032"/>
      <w:bookmarkStart w:id="681" w:name="_Toc355620262"/>
      <w:bookmarkStart w:id="682" w:name="_Toc355629588"/>
      <w:bookmarkStart w:id="683" w:name="_Toc360525160"/>
      <w:bookmarkStart w:id="684" w:name="_Toc364799003"/>
      <w:bookmarkStart w:id="685" w:name="_Toc364982965"/>
      <w:bookmarkStart w:id="686" w:name="_Toc372578364"/>
      <w:bookmarkStart w:id="687" w:name="_Toc372578446"/>
      <w:bookmarkStart w:id="688" w:name="_Toc372678454"/>
      <w:bookmarkStart w:id="689" w:name="_Toc384049301"/>
      <w:bookmarkStart w:id="690" w:name="_Toc384049595"/>
      <w:bookmarkStart w:id="691" w:name="_Toc402522958"/>
      <w:bookmarkStart w:id="692" w:name="_Toc413418586"/>
      <w:bookmarkStart w:id="693" w:name="_Toc413418649"/>
      <w:bookmarkStart w:id="694" w:name="_Toc416448750"/>
      <w:bookmarkStart w:id="695" w:name="_Toc416456149"/>
      <w:bookmarkStart w:id="696" w:name="_Toc417309001"/>
      <w:bookmarkStart w:id="697" w:name="_Toc435015580"/>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r>
        <w:t xml:space="preserve">The producer of a 3MF document MAY include a 2D </w:t>
      </w:r>
      <w:r w:rsidRPr="000F6CB9">
        <w:rPr>
          <w:rStyle w:val="Glossary"/>
        </w:rPr>
        <w:t>thumbnail</w:t>
      </w:r>
      <w:r>
        <w:t xml:space="preserve"> image representing the contents of the 3D payload</w:t>
      </w:r>
      <w:r w:rsidR="006B1871">
        <w:t xml:space="preserve">. This image may be of content type image/jpeg or image/png, following the </w:t>
      </w:r>
      <w:r w:rsidR="00000FF5">
        <w:t xml:space="preserve">internal file format </w:t>
      </w:r>
      <w:r w:rsidR="006B1871">
        <w:t>requirements</w:t>
      </w:r>
      <w:r w:rsidR="00000FF5">
        <w:t xml:space="preserve"> </w:t>
      </w:r>
      <w:r w:rsidR="00E22942">
        <w:t>described in the following subsections.</w:t>
      </w:r>
    </w:p>
    <w:p w14:paraId="16A3E9D1" w14:textId="7CCF5FBF" w:rsidR="006B1871" w:rsidRDefault="006B1871" w:rsidP="00383060">
      <w:r>
        <w:t>This thumbnail has a relationship from the package root</w:t>
      </w:r>
      <w:r w:rsidR="004501FA">
        <w:t xml:space="preserve"> or object parts</w:t>
      </w:r>
      <w:r>
        <w:t xml:space="preserve"> to the thumbnail image. The relationship type MUST be:</w:t>
      </w:r>
    </w:p>
    <w:p w14:paraId="294DC0F5" w14:textId="77777777" w:rsidR="006B1871" w:rsidRDefault="006B1871" w:rsidP="006B1871">
      <w:pPr>
        <w:pStyle w:val="CodeBlock"/>
      </w:pPr>
      <w:r w:rsidRPr="006B1871">
        <w:t>http://schemas.openxmlformats.org/package/2006/relationships/metadata/thumbnail</w:t>
      </w:r>
    </w:p>
    <w:p w14:paraId="26F03C2A" w14:textId="77777777" w:rsidR="006B1871" w:rsidRDefault="006B1871" w:rsidP="006B1871">
      <w:r>
        <w:t>The thumbnail can be accessed and displayed by external systems, such as the operating system’s file explorer</w:t>
      </w:r>
      <w:r w:rsidR="0037038E">
        <w:t>, a model browser,</w:t>
      </w:r>
      <w:r>
        <w:t xml:space="preserve"> or a print queue preview utility.</w:t>
      </w:r>
    </w:p>
    <w:p w14:paraId="0C46D05B" w14:textId="19FE6E1B" w:rsidR="00B92AA5" w:rsidRDefault="00B92AA5" w:rsidP="00B92AA5">
      <w:pPr>
        <w:pStyle w:val="Heading3"/>
        <w:numPr>
          <w:ilvl w:val="2"/>
          <w:numId w:val="47"/>
        </w:numPr>
      </w:pPr>
      <w:bookmarkStart w:id="698" w:name="_Toc494964958"/>
      <w:bookmarkStart w:id="699" w:name="_Toc444090327"/>
      <w:r>
        <w:t>JPEG Images</w:t>
      </w:r>
      <w:bookmarkEnd w:id="698"/>
      <w:bookmarkEnd w:id="699"/>
    </w:p>
    <w:p w14:paraId="797154A4" w14:textId="77777777" w:rsidR="00E22942" w:rsidRDefault="00E22942" w:rsidP="00E22942">
      <w:r>
        <w:t>JPEG image parts MUST contain images that conform to the JPEG specification. Consumers SHOULD support JPEG images that contain APP0, APP2, APP13, and APP14 markers. Consumers MUST support JPEG images that contain the APP1 marker and interpret the EXIF color space correctly.</w:t>
      </w:r>
    </w:p>
    <w:p w14:paraId="0BC917DC" w14:textId="076E999B" w:rsidR="00E22942" w:rsidRPr="00FF7EE3" w:rsidRDefault="00E22942" w:rsidP="00E22942">
      <w:pPr>
        <w:spacing w:after="0"/>
        <w:rPr>
          <w:i/>
        </w:rPr>
      </w:pPr>
      <w:r w:rsidRPr="00FF7EE3">
        <w:rPr>
          <w:i/>
        </w:rPr>
        <w:t>Tab</w:t>
      </w:r>
      <w:r>
        <w:rPr>
          <w:i/>
        </w:rPr>
        <w:t xml:space="preserve">le </w:t>
      </w:r>
      <w:r w:rsidR="00F67AF6">
        <w:rPr>
          <w:i/>
        </w:rPr>
        <w:t>6</w:t>
      </w:r>
      <w:r>
        <w:rPr>
          <w:i/>
        </w:rPr>
        <w:t>–</w:t>
      </w:r>
      <w:r w:rsidR="00F67AF6">
        <w:rPr>
          <w:i/>
        </w:rPr>
        <w:t>1</w:t>
      </w:r>
      <w:r>
        <w:rPr>
          <w:i/>
        </w:rPr>
        <w:t>. Supported JPEG APPn markers</w:t>
      </w:r>
    </w:p>
    <w:tbl>
      <w:tblPr>
        <w:tblStyle w:val="TableGrid"/>
        <w:tblW w:w="9558" w:type="dxa"/>
        <w:tblBorders>
          <w:left w:val="none" w:sz="0" w:space="0" w:color="auto"/>
          <w:right w:val="none" w:sz="0" w:space="0" w:color="auto"/>
          <w:insideV w:val="none" w:sz="0" w:space="0" w:color="auto"/>
        </w:tblBorders>
        <w:tblLook w:val="04A0" w:firstRow="1" w:lastRow="0" w:firstColumn="1" w:lastColumn="0" w:noHBand="0" w:noVBand="1"/>
      </w:tblPr>
      <w:tblGrid>
        <w:gridCol w:w="2088"/>
        <w:gridCol w:w="7470"/>
      </w:tblGrid>
      <w:tr w:rsidR="00E22942" w:rsidRPr="00FF7EE3" w14:paraId="28D342B6" w14:textId="77777777">
        <w:tc>
          <w:tcPr>
            <w:tcW w:w="2088" w:type="dxa"/>
          </w:tcPr>
          <w:p w14:paraId="3CA50533" w14:textId="77777777" w:rsidR="00E22942" w:rsidRPr="00FF7EE3" w:rsidRDefault="00E22942" w:rsidP="00D12B02">
            <w:pPr>
              <w:spacing w:before="60" w:after="60"/>
              <w:rPr>
                <w:b/>
              </w:rPr>
            </w:pPr>
            <w:r>
              <w:rPr>
                <w:b/>
              </w:rPr>
              <w:t>APPn Marker</w:t>
            </w:r>
          </w:p>
        </w:tc>
        <w:tc>
          <w:tcPr>
            <w:tcW w:w="7470" w:type="dxa"/>
          </w:tcPr>
          <w:p w14:paraId="21C54ACC" w14:textId="77777777" w:rsidR="00E22942" w:rsidRPr="00FF7EE3" w:rsidRDefault="00E22942" w:rsidP="00D12B02">
            <w:pPr>
              <w:spacing w:before="60" w:after="60"/>
              <w:rPr>
                <w:b/>
              </w:rPr>
            </w:pPr>
            <w:r>
              <w:rPr>
                <w:b/>
              </w:rPr>
              <w:t>Originating source</w:t>
            </w:r>
          </w:p>
        </w:tc>
      </w:tr>
      <w:tr w:rsidR="00E22942" w14:paraId="6BC59AEE" w14:textId="77777777">
        <w:tc>
          <w:tcPr>
            <w:tcW w:w="2088" w:type="dxa"/>
          </w:tcPr>
          <w:p w14:paraId="4BB30859" w14:textId="77777777" w:rsidR="00E22942" w:rsidRDefault="00E22942" w:rsidP="00D12B02">
            <w:pPr>
              <w:spacing w:before="60" w:after="60"/>
            </w:pPr>
            <w:r>
              <w:t>APP0</w:t>
            </w:r>
          </w:p>
        </w:tc>
        <w:tc>
          <w:tcPr>
            <w:tcW w:w="7470" w:type="dxa"/>
          </w:tcPr>
          <w:p w14:paraId="2E541C12" w14:textId="77777777" w:rsidR="00E22942" w:rsidRDefault="00E22942" w:rsidP="00D12B02">
            <w:pPr>
              <w:spacing w:before="60" w:after="60"/>
            </w:pPr>
            <w:r>
              <w:t>JFIF specification</w:t>
            </w:r>
          </w:p>
        </w:tc>
      </w:tr>
      <w:tr w:rsidR="00E22942" w14:paraId="5CE45DAD" w14:textId="77777777">
        <w:tc>
          <w:tcPr>
            <w:tcW w:w="2088" w:type="dxa"/>
          </w:tcPr>
          <w:p w14:paraId="16D585BD" w14:textId="77777777" w:rsidR="00E22942" w:rsidRDefault="00E22942" w:rsidP="00D12B02">
            <w:pPr>
              <w:spacing w:before="60" w:after="60"/>
            </w:pPr>
            <w:r>
              <w:t>APP1</w:t>
            </w:r>
          </w:p>
        </w:tc>
        <w:tc>
          <w:tcPr>
            <w:tcW w:w="7470" w:type="dxa"/>
          </w:tcPr>
          <w:p w14:paraId="18785F15" w14:textId="77777777" w:rsidR="00E22942" w:rsidRDefault="00E22942" w:rsidP="00D12B02">
            <w:pPr>
              <w:spacing w:before="60" w:after="60"/>
            </w:pPr>
            <w:r>
              <w:t>EXIF extension defined by JEITA</w:t>
            </w:r>
          </w:p>
        </w:tc>
      </w:tr>
      <w:tr w:rsidR="00E22942" w14:paraId="021BB464" w14:textId="77777777">
        <w:tc>
          <w:tcPr>
            <w:tcW w:w="2088" w:type="dxa"/>
          </w:tcPr>
          <w:p w14:paraId="3FEAA6C4" w14:textId="77777777" w:rsidR="00E22942" w:rsidRDefault="00E22942" w:rsidP="00D12B02">
            <w:pPr>
              <w:spacing w:before="60" w:after="60"/>
            </w:pPr>
            <w:r>
              <w:t>APP2</w:t>
            </w:r>
          </w:p>
        </w:tc>
        <w:tc>
          <w:tcPr>
            <w:tcW w:w="7470" w:type="dxa"/>
          </w:tcPr>
          <w:p w14:paraId="280C7CC7" w14:textId="77777777" w:rsidR="00E22942" w:rsidRDefault="00E22942" w:rsidP="00D12B02">
            <w:pPr>
              <w:spacing w:before="60" w:after="60"/>
            </w:pPr>
            <w:r>
              <w:t>ICC profile marker defined by the ICC specification</w:t>
            </w:r>
          </w:p>
        </w:tc>
      </w:tr>
      <w:tr w:rsidR="00E22942" w14:paraId="3FB0D121" w14:textId="77777777">
        <w:tc>
          <w:tcPr>
            <w:tcW w:w="2088" w:type="dxa"/>
          </w:tcPr>
          <w:p w14:paraId="7BE4087D" w14:textId="77777777" w:rsidR="00E22942" w:rsidRDefault="00E22942" w:rsidP="00D12B02">
            <w:pPr>
              <w:spacing w:before="60" w:after="60"/>
            </w:pPr>
            <w:r>
              <w:t>APP13</w:t>
            </w:r>
          </w:p>
        </w:tc>
        <w:tc>
          <w:tcPr>
            <w:tcW w:w="7470" w:type="dxa"/>
          </w:tcPr>
          <w:p w14:paraId="76268B09" w14:textId="77777777" w:rsidR="00E22942" w:rsidRDefault="00E22942" w:rsidP="00D12B02">
            <w:pPr>
              <w:spacing w:before="60" w:after="60"/>
            </w:pPr>
            <w:r>
              <w:t>Photoshop 3.0 extension</w:t>
            </w:r>
          </w:p>
        </w:tc>
      </w:tr>
      <w:tr w:rsidR="00E22942" w14:paraId="008AB3FD" w14:textId="77777777">
        <w:tc>
          <w:tcPr>
            <w:tcW w:w="2088" w:type="dxa"/>
          </w:tcPr>
          <w:p w14:paraId="7D53B860" w14:textId="77777777" w:rsidR="00E22942" w:rsidRDefault="00E22942" w:rsidP="00D12B02">
            <w:pPr>
              <w:spacing w:before="60" w:after="60"/>
            </w:pPr>
            <w:r>
              <w:t>APP14</w:t>
            </w:r>
          </w:p>
        </w:tc>
        <w:tc>
          <w:tcPr>
            <w:tcW w:w="7470" w:type="dxa"/>
          </w:tcPr>
          <w:p w14:paraId="0FD52F77" w14:textId="77777777" w:rsidR="00E22942" w:rsidRDefault="00E22942" w:rsidP="00D12B02">
            <w:pPr>
              <w:spacing w:before="60" w:after="60"/>
            </w:pPr>
            <w:r>
              <w:t>Adobe DCT Filters in PostScript Level 2 extension</w:t>
            </w:r>
          </w:p>
        </w:tc>
      </w:tr>
    </w:tbl>
    <w:p w14:paraId="64279686" w14:textId="77777777" w:rsidR="00E22942" w:rsidRDefault="00E22942" w:rsidP="00E22942">
      <w:pPr>
        <w:spacing w:before="240"/>
      </w:pPr>
      <w:r>
        <w:t>CMYK JPEG images MUST NOT be used.</w:t>
      </w:r>
    </w:p>
    <w:p w14:paraId="5DC67390" w14:textId="77777777" w:rsidR="00E22942" w:rsidRDefault="00E22942" w:rsidP="00E22942">
      <w:pPr>
        <w:pStyle w:val="Note"/>
      </w:pPr>
      <w:r w:rsidRPr="001C416E">
        <w:rPr>
          <w:b/>
        </w:rPr>
        <w:t>Note:</w:t>
      </w:r>
      <w:r>
        <w:t xml:space="preserve"> If both APP2 and APP13 markers are specified, the APP2 marker takes precedence.</w:t>
      </w:r>
    </w:p>
    <w:p w14:paraId="657D2578" w14:textId="2664E46A" w:rsidR="00286903" w:rsidRDefault="00286903" w:rsidP="00286903">
      <w:pPr>
        <w:pStyle w:val="Heading3"/>
        <w:numPr>
          <w:ilvl w:val="2"/>
          <w:numId w:val="47"/>
        </w:numPr>
      </w:pPr>
      <w:bookmarkStart w:id="700" w:name="_Toc494964959"/>
      <w:bookmarkStart w:id="701" w:name="_Toc444090328"/>
      <w:r>
        <w:t>PNG Images</w:t>
      </w:r>
      <w:bookmarkEnd w:id="700"/>
      <w:bookmarkEnd w:id="701"/>
    </w:p>
    <w:p w14:paraId="048BA03D" w14:textId="77777777" w:rsidR="00E22942" w:rsidRDefault="00E22942" w:rsidP="00E22942">
      <w:r>
        <w:t>PNG image parts MUST contain images that conform to the PNG specification.</w:t>
      </w:r>
    </w:p>
    <w:p w14:paraId="7B8EFE87" w14:textId="390790B9" w:rsidR="00E22942" w:rsidRPr="00FF7EE3" w:rsidRDefault="00E22942" w:rsidP="00E22942">
      <w:pPr>
        <w:spacing w:after="0"/>
        <w:rPr>
          <w:i/>
        </w:rPr>
      </w:pPr>
      <w:r w:rsidRPr="00FF7EE3">
        <w:rPr>
          <w:i/>
        </w:rPr>
        <w:lastRenderedPageBreak/>
        <w:t>Tab</w:t>
      </w:r>
      <w:r>
        <w:rPr>
          <w:i/>
        </w:rPr>
        <w:t xml:space="preserve">le </w:t>
      </w:r>
      <w:r w:rsidR="00286903">
        <w:rPr>
          <w:i/>
        </w:rPr>
        <w:t>6</w:t>
      </w:r>
      <w:r>
        <w:rPr>
          <w:i/>
        </w:rPr>
        <w:t>–</w:t>
      </w:r>
      <w:r w:rsidR="00F67AF6">
        <w:rPr>
          <w:i/>
        </w:rPr>
        <w:t>2</w:t>
      </w:r>
      <w:r>
        <w:rPr>
          <w:i/>
        </w:rPr>
        <w:t>. Support for ancillary PNG chunks</w:t>
      </w:r>
    </w:p>
    <w:tbl>
      <w:tblPr>
        <w:tblStyle w:val="TableGrid"/>
        <w:tblW w:w="9558" w:type="dxa"/>
        <w:tblBorders>
          <w:left w:val="none" w:sz="0" w:space="0" w:color="auto"/>
          <w:right w:val="none" w:sz="0" w:space="0" w:color="auto"/>
          <w:insideV w:val="none" w:sz="0" w:space="0" w:color="auto"/>
        </w:tblBorders>
        <w:tblLook w:val="04A0" w:firstRow="1" w:lastRow="0" w:firstColumn="1" w:lastColumn="0" w:noHBand="0" w:noVBand="1"/>
      </w:tblPr>
      <w:tblGrid>
        <w:gridCol w:w="2088"/>
        <w:gridCol w:w="7470"/>
      </w:tblGrid>
      <w:tr w:rsidR="00E22942" w:rsidRPr="00FF7EE3" w14:paraId="603AFC2E" w14:textId="77777777">
        <w:tc>
          <w:tcPr>
            <w:tcW w:w="2088" w:type="dxa"/>
          </w:tcPr>
          <w:p w14:paraId="37C76DFD" w14:textId="77777777" w:rsidR="00E22942" w:rsidRPr="00FF7EE3" w:rsidRDefault="00E22942" w:rsidP="00D12B02">
            <w:pPr>
              <w:spacing w:before="60" w:after="60"/>
              <w:rPr>
                <w:b/>
              </w:rPr>
            </w:pPr>
            <w:r>
              <w:rPr>
                <w:b/>
              </w:rPr>
              <w:t>Chunk</w:t>
            </w:r>
          </w:p>
        </w:tc>
        <w:tc>
          <w:tcPr>
            <w:tcW w:w="7470" w:type="dxa"/>
          </w:tcPr>
          <w:p w14:paraId="78D360F1" w14:textId="77777777" w:rsidR="00E22942" w:rsidRPr="00FF7EE3" w:rsidRDefault="00E22942" w:rsidP="00D12B02">
            <w:pPr>
              <w:spacing w:before="60" w:after="60"/>
              <w:rPr>
                <w:b/>
              </w:rPr>
            </w:pPr>
            <w:r>
              <w:rPr>
                <w:b/>
              </w:rPr>
              <w:t>Support Level</w:t>
            </w:r>
          </w:p>
        </w:tc>
      </w:tr>
      <w:tr w:rsidR="00E22942" w14:paraId="16F037E5" w14:textId="77777777">
        <w:tc>
          <w:tcPr>
            <w:tcW w:w="2088" w:type="dxa"/>
          </w:tcPr>
          <w:p w14:paraId="51E949A6" w14:textId="77777777" w:rsidR="00E22942" w:rsidRDefault="00E22942" w:rsidP="00D12B02">
            <w:pPr>
              <w:spacing w:before="60" w:after="60"/>
            </w:pPr>
            <w:r>
              <w:t>tRNS</w:t>
            </w:r>
          </w:p>
        </w:tc>
        <w:tc>
          <w:tcPr>
            <w:tcW w:w="7470" w:type="dxa"/>
          </w:tcPr>
          <w:p w14:paraId="7DBB5671" w14:textId="77777777" w:rsidR="00E22942" w:rsidRDefault="00E22942" w:rsidP="00D12B02">
            <w:pPr>
              <w:spacing w:before="60" w:after="60"/>
            </w:pPr>
            <w:r>
              <w:t>MUST Support</w:t>
            </w:r>
          </w:p>
        </w:tc>
      </w:tr>
      <w:tr w:rsidR="00E22942" w14:paraId="0766CC8F" w14:textId="77777777">
        <w:tc>
          <w:tcPr>
            <w:tcW w:w="2088" w:type="dxa"/>
          </w:tcPr>
          <w:p w14:paraId="189D1600" w14:textId="77777777" w:rsidR="00E22942" w:rsidRDefault="00E22942" w:rsidP="00D12B02">
            <w:pPr>
              <w:spacing w:before="60" w:after="60"/>
            </w:pPr>
            <w:r>
              <w:t>iCCP</w:t>
            </w:r>
          </w:p>
        </w:tc>
        <w:tc>
          <w:tcPr>
            <w:tcW w:w="7470" w:type="dxa"/>
          </w:tcPr>
          <w:p w14:paraId="5D61AE41" w14:textId="77777777" w:rsidR="00E22942" w:rsidRDefault="00E22942" w:rsidP="00D12B02">
            <w:pPr>
              <w:spacing w:before="60" w:after="60"/>
            </w:pPr>
            <w:r>
              <w:t>MUST Support</w:t>
            </w:r>
          </w:p>
        </w:tc>
      </w:tr>
      <w:tr w:rsidR="00E22942" w14:paraId="6ABA1C6E" w14:textId="77777777">
        <w:tc>
          <w:tcPr>
            <w:tcW w:w="2088" w:type="dxa"/>
          </w:tcPr>
          <w:p w14:paraId="0DC22E5E" w14:textId="77777777" w:rsidR="00E22942" w:rsidRDefault="00E22942" w:rsidP="00D12B02">
            <w:pPr>
              <w:spacing w:before="60" w:after="60"/>
            </w:pPr>
            <w:r>
              <w:t>sRGB</w:t>
            </w:r>
          </w:p>
        </w:tc>
        <w:tc>
          <w:tcPr>
            <w:tcW w:w="7470" w:type="dxa"/>
          </w:tcPr>
          <w:p w14:paraId="6D798A43" w14:textId="77777777" w:rsidR="00E22942" w:rsidRDefault="00E22942" w:rsidP="00D12B02">
            <w:pPr>
              <w:spacing w:before="60" w:after="60"/>
            </w:pPr>
            <w:r>
              <w:t>MUST Ignore</w:t>
            </w:r>
          </w:p>
        </w:tc>
      </w:tr>
      <w:tr w:rsidR="00E22942" w14:paraId="541656B8" w14:textId="77777777">
        <w:tc>
          <w:tcPr>
            <w:tcW w:w="2088" w:type="dxa"/>
          </w:tcPr>
          <w:p w14:paraId="00E19DFA" w14:textId="77777777" w:rsidR="00E22942" w:rsidRDefault="00E22942" w:rsidP="00D12B02">
            <w:pPr>
              <w:spacing w:before="60" w:after="60"/>
            </w:pPr>
            <w:r>
              <w:t>cHRM</w:t>
            </w:r>
          </w:p>
        </w:tc>
        <w:tc>
          <w:tcPr>
            <w:tcW w:w="7470" w:type="dxa"/>
          </w:tcPr>
          <w:p w14:paraId="6A763684" w14:textId="77777777" w:rsidR="00E22942" w:rsidRDefault="00E22942" w:rsidP="00D12B02">
            <w:pPr>
              <w:spacing w:before="60" w:after="60"/>
            </w:pPr>
            <w:r>
              <w:t>MUST Ignore</w:t>
            </w:r>
          </w:p>
        </w:tc>
      </w:tr>
      <w:tr w:rsidR="00E22942" w14:paraId="4E1139E2" w14:textId="77777777">
        <w:tc>
          <w:tcPr>
            <w:tcW w:w="2088" w:type="dxa"/>
          </w:tcPr>
          <w:p w14:paraId="7809C44E" w14:textId="77777777" w:rsidR="00E22942" w:rsidRDefault="00E22942" w:rsidP="00D12B02">
            <w:pPr>
              <w:spacing w:before="60" w:after="60"/>
            </w:pPr>
            <w:r>
              <w:t>gAMA</w:t>
            </w:r>
          </w:p>
        </w:tc>
        <w:tc>
          <w:tcPr>
            <w:tcW w:w="7470" w:type="dxa"/>
          </w:tcPr>
          <w:p w14:paraId="29BCE105" w14:textId="77777777" w:rsidR="00E22942" w:rsidRDefault="00E22942" w:rsidP="00D12B02">
            <w:pPr>
              <w:spacing w:before="60" w:after="60"/>
            </w:pPr>
            <w:r>
              <w:t>MUST Ignore</w:t>
            </w:r>
          </w:p>
        </w:tc>
      </w:tr>
      <w:tr w:rsidR="00E22942" w14:paraId="4236DF05" w14:textId="77777777">
        <w:tc>
          <w:tcPr>
            <w:tcW w:w="2088" w:type="dxa"/>
          </w:tcPr>
          <w:p w14:paraId="05E66E5E" w14:textId="77777777" w:rsidR="00E22942" w:rsidRDefault="00E22942" w:rsidP="00D12B02">
            <w:pPr>
              <w:spacing w:before="60" w:after="60"/>
            </w:pPr>
            <w:r>
              <w:t>sBIT</w:t>
            </w:r>
          </w:p>
        </w:tc>
        <w:tc>
          <w:tcPr>
            <w:tcW w:w="7470" w:type="dxa"/>
          </w:tcPr>
          <w:p w14:paraId="7424C8C3" w14:textId="77777777" w:rsidR="00E22942" w:rsidRDefault="00E22942" w:rsidP="00D12B02">
            <w:pPr>
              <w:spacing w:before="60" w:after="60"/>
            </w:pPr>
            <w:r>
              <w:t>MUST Ignore</w:t>
            </w:r>
          </w:p>
        </w:tc>
      </w:tr>
    </w:tbl>
    <w:p w14:paraId="4E169829" w14:textId="77777777" w:rsidR="00E22942" w:rsidRPr="006B1871" w:rsidRDefault="00E22942" w:rsidP="006B1871"/>
    <w:p w14:paraId="6F8E358B" w14:textId="23683117" w:rsidR="00286903" w:rsidRDefault="00286903" w:rsidP="00286903">
      <w:pPr>
        <w:pStyle w:val="Heading2"/>
        <w:numPr>
          <w:ilvl w:val="1"/>
          <w:numId w:val="47"/>
        </w:numPr>
      </w:pPr>
      <w:bookmarkStart w:id="702" w:name="_Toc494964960"/>
      <w:bookmarkStart w:id="703" w:name="_Toc444090329"/>
      <w:r>
        <w:t>Core Properties</w:t>
      </w:r>
      <w:bookmarkEnd w:id="702"/>
      <w:bookmarkEnd w:id="703"/>
    </w:p>
    <w:p w14:paraId="2814C358" w14:textId="77777777" w:rsidR="00383060" w:rsidRPr="00383060" w:rsidRDefault="006B1871" w:rsidP="00383060">
      <w:r>
        <w:t xml:space="preserve">The 3MF Document format relies on the </w:t>
      </w:r>
      <w:r w:rsidRPr="000F6CB9">
        <w:rPr>
          <w:rStyle w:val="Glossary"/>
        </w:rPr>
        <w:t>Core Properties</w:t>
      </w:r>
      <w:r>
        <w:t xml:space="preserve"> part, defined in the Open Packaging Conventions specification, to provide metadata about the creation time, modification time, author, search keywords, and other document-centric metadata. See the Open Packaging Conventions specification for additional details.</w:t>
      </w:r>
    </w:p>
    <w:p w14:paraId="2A7B57A6" w14:textId="43BC8DFD" w:rsidR="00286903" w:rsidRDefault="00286903" w:rsidP="00286903">
      <w:pPr>
        <w:pStyle w:val="Heading2"/>
        <w:numPr>
          <w:ilvl w:val="1"/>
          <w:numId w:val="47"/>
        </w:numPr>
      </w:pPr>
      <w:bookmarkStart w:id="704" w:name="_Toc494964961"/>
      <w:bookmarkStart w:id="705" w:name="_Toc444090330"/>
      <w:r w:rsidRPr="00286903">
        <w:t>Digital Signatures</w:t>
      </w:r>
      <w:bookmarkEnd w:id="704"/>
      <w:bookmarkEnd w:id="705"/>
    </w:p>
    <w:p w14:paraId="151F51B8" w14:textId="77777777" w:rsidR="006B1871" w:rsidRDefault="006B1871" w:rsidP="006B1871">
      <w:r>
        <w:t xml:space="preserve">3MF Documents may contain one or more </w:t>
      </w:r>
      <w:r w:rsidRPr="000F6CB9">
        <w:rPr>
          <w:rStyle w:val="Glossary"/>
        </w:rPr>
        <w:t>digital signatures</w:t>
      </w:r>
      <w:r>
        <w:t>. A digital signature provides a mechanism to verify that a 3MF Document has not been tampered with since it was signed. The absence of a digital signature cannot prove that a 3MF Document was never signed.</w:t>
      </w:r>
    </w:p>
    <w:p w14:paraId="6D8EAE26" w14:textId="77777777" w:rsidR="006B1871" w:rsidRDefault="006B1871" w:rsidP="006B1871">
      <w:r>
        <w:t xml:space="preserve">The Open Packaging Conventions specification provides full details of how digital signatures are applied in OPC packages. </w:t>
      </w:r>
      <w:r w:rsidR="00B95A9C">
        <w:t xml:space="preserve"> The Digital Signature Origin part acts as the root of the digital signature payload in the 3MF Document. Individual Digital Signature parts can be discovered via relationship from the Digital Signature Origin part. Each Digital Signature part can have either an inline digital certificate, or a reference to an external Digital Signature Certificate part in the package.</w:t>
      </w:r>
    </w:p>
    <w:p w14:paraId="15BBCB63" w14:textId="77777777" w:rsidR="00B26898" w:rsidRPr="006B1871" w:rsidRDefault="00B26898" w:rsidP="006B1871">
      <w:r>
        <w:t>A digital signature applied to the 3D Model part SHOULD include only the 3D Model part</w:t>
      </w:r>
      <w:r w:rsidR="003928A2">
        <w:t xml:space="preserve"> and</w:t>
      </w:r>
      <w:r w:rsidR="00B95A9C">
        <w:t xml:space="preserve"> </w:t>
      </w:r>
      <w:r w:rsidR="003928A2">
        <w:t>any other</w:t>
      </w:r>
      <w:r>
        <w:t xml:space="preserve"> </w:t>
      </w:r>
      <w:r w:rsidR="003928A2">
        <w:t>parts referenced by it, along with the associated relationships</w:t>
      </w:r>
      <w:r>
        <w:t xml:space="preserve">. It MAY include </w:t>
      </w:r>
      <w:r w:rsidR="00B95A9C">
        <w:t>the Thumbnail, Digital Signature Origin, Core Properties parts and associated relationship parts.</w:t>
      </w:r>
    </w:p>
    <w:p w14:paraId="565E2419" w14:textId="35F8F842" w:rsidR="00286903" w:rsidRDefault="00286903" w:rsidP="00286903">
      <w:pPr>
        <w:pStyle w:val="Heading3"/>
        <w:numPr>
          <w:ilvl w:val="2"/>
          <w:numId w:val="47"/>
        </w:numPr>
      </w:pPr>
      <w:bookmarkStart w:id="706" w:name="_Toc494964962"/>
      <w:bookmarkStart w:id="707" w:name="_Toc444090331"/>
      <w:r w:rsidRPr="00286903">
        <w:t>Normalization</w:t>
      </w:r>
      <w:bookmarkEnd w:id="706"/>
      <w:bookmarkEnd w:id="707"/>
    </w:p>
    <w:p w14:paraId="37160E15" w14:textId="77777777" w:rsidR="00B95A9C" w:rsidRPr="00B26898" w:rsidRDefault="00B26898" w:rsidP="00291113">
      <w:r>
        <w:t>Before applying or verifying a digital signature on the contents of the 3D Model part, the XML therein MUST first be normalized</w:t>
      </w:r>
      <w:r w:rsidR="00291113">
        <w:t>, which is equivalent to XML canonicalization according to XML C14N requirements.</w:t>
      </w:r>
    </w:p>
    <w:p w14:paraId="6DD71543" w14:textId="507D6B06" w:rsidR="00286903" w:rsidRDefault="00286903" w:rsidP="00286903">
      <w:pPr>
        <w:pStyle w:val="Heading2"/>
        <w:numPr>
          <w:ilvl w:val="1"/>
          <w:numId w:val="47"/>
        </w:numPr>
      </w:pPr>
      <w:bookmarkStart w:id="708" w:name="_Toc494964963"/>
      <w:bookmarkStart w:id="709" w:name="_Toc444090332"/>
      <w:r w:rsidRPr="00286903">
        <w:lastRenderedPageBreak/>
        <w:t>Protected Content</w:t>
      </w:r>
      <w:bookmarkEnd w:id="708"/>
      <w:bookmarkEnd w:id="709"/>
    </w:p>
    <w:p w14:paraId="49A07794" w14:textId="77777777" w:rsidR="00000FF5" w:rsidRDefault="00AF0577" w:rsidP="00737C61">
      <w:r>
        <w:t>This specification does not include any content protection mechanism</w:t>
      </w:r>
      <w:r w:rsidR="00584311">
        <w:t xml:space="preserve"> of its own</w:t>
      </w:r>
      <w:r>
        <w:t xml:space="preserve">. </w:t>
      </w:r>
      <w:r w:rsidR="004220FF">
        <w:t>However, i</w:t>
      </w:r>
      <w:r>
        <w:t>t is recogn</w:t>
      </w:r>
      <w:r w:rsidR="004220FF">
        <w:t>ized that</w:t>
      </w:r>
      <w:r>
        <w:t xml:space="preserve"> f</w:t>
      </w:r>
      <w:r w:rsidR="00000FF5">
        <w:t>or some workf</w:t>
      </w:r>
      <w:r>
        <w:t>lows</w:t>
      </w:r>
      <w:r w:rsidR="00FD7C44">
        <w:t xml:space="preserve"> </w:t>
      </w:r>
      <w:r w:rsidR="006D2E65">
        <w:t>(</w:t>
      </w:r>
      <w:r w:rsidR="00FD7C44">
        <w:t>e.g. those where a 3MF Document is stored as a stand-alone file)</w:t>
      </w:r>
      <w:r w:rsidR="00C15C2E">
        <w:t>,</w:t>
      </w:r>
      <w:r w:rsidR="00000FF5">
        <w:t xml:space="preserve"> it is important to prevent </w:t>
      </w:r>
      <w:r>
        <w:t xml:space="preserve">an intercepting party from </w:t>
      </w:r>
      <w:r w:rsidR="00000FF5">
        <w:t xml:space="preserve">accessing 3D object </w:t>
      </w:r>
      <w:r>
        <w:t>details as they travel</w:t>
      </w:r>
      <w:r w:rsidR="00000FF5">
        <w:t xml:space="preserve"> from the point of production or distri</w:t>
      </w:r>
      <w:r>
        <w:t>bution through to the point of intended c</w:t>
      </w:r>
      <w:r w:rsidR="00000FF5">
        <w:t>onsumption on an authorized device or by an authorized application or user.</w:t>
      </w:r>
      <w:r w:rsidR="00584311">
        <w:t xml:space="preserve"> </w:t>
      </w:r>
    </w:p>
    <w:p w14:paraId="2C1837F7" w14:textId="77777777" w:rsidR="003928A2" w:rsidRDefault="003928A2" w:rsidP="00737C61">
      <w:r>
        <w:t xml:space="preserve">The Open Packaging Conventions specification provides full details of how content is protected in OPC packages.  </w:t>
      </w:r>
    </w:p>
    <w:p w14:paraId="3827D858" w14:textId="77777777" w:rsidR="002C31CE" w:rsidRDefault="002C31CE" w:rsidP="00737C61">
      <w:r>
        <w:t xml:space="preserve">A consumer that is authorized to un-protect content by reversing the above steps MUST NOT re-save the content or enable the user to save the content in an unprotected fashion (regardless of file format) without the approval (written or programmatic) of the </w:t>
      </w:r>
      <w:r w:rsidRPr="002C31CE">
        <w:rPr>
          <w:rStyle w:val="Glossary"/>
        </w:rPr>
        <w:t>protection authority</w:t>
      </w:r>
      <w:r>
        <w:t xml:space="preserve"> (which </w:t>
      </w:r>
      <w:r w:rsidR="004220FF">
        <w:t>might</w:t>
      </w:r>
      <w:r>
        <w:t xml:space="preserve"> or </w:t>
      </w:r>
      <w:r w:rsidR="004220FF">
        <w:t>might</w:t>
      </w:r>
      <w:r>
        <w:t xml:space="preserve"> not be the producer).</w:t>
      </w:r>
    </w:p>
    <w:p w14:paraId="6BA38B19" w14:textId="77777777" w:rsidR="00F11110" w:rsidRDefault="00F11110" w:rsidP="002C31CE">
      <w:pPr>
        <w:pStyle w:val="Note"/>
      </w:pPr>
      <w:r>
        <w:br w:type="page"/>
      </w:r>
    </w:p>
    <w:p w14:paraId="7C1C23D5" w14:textId="581084DA" w:rsidR="00F11110" w:rsidRDefault="00F11110"/>
    <w:p w14:paraId="0CC5894C" w14:textId="77777777" w:rsidR="0028488C" w:rsidRPr="00F11110" w:rsidRDefault="0028488C"/>
    <w:p w14:paraId="5E9795FE" w14:textId="77777777" w:rsidR="00760F3B" w:rsidRDefault="0037038E" w:rsidP="004C5F54">
      <w:pPr>
        <w:pStyle w:val="Part"/>
        <w:numPr>
          <w:ilvl w:val="0"/>
          <w:numId w:val="0"/>
        </w:numPr>
      </w:pPr>
      <w:bookmarkStart w:id="710" w:name="_Toc494964964"/>
      <w:bookmarkStart w:id="711" w:name="_Toc444090333"/>
      <w:r>
        <w:t>Part I</w:t>
      </w:r>
      <w:r w:rsidR="00CB4047">
        <w:t>I.</w:t>
      </w:r>
      <w:r w:rsidR="00760F3B">
        <w:t xml:space="preserve"> Appendixes</w:t>
      </w:r>
      <w:bookmarkEnd w:id="710"/>
      <w:bookmarkEnd w:id="711"/>
    </w:p>
    <w:p w14:paraId="78621599" w14:textId="77777777" w:rsidR="00760F3B" w:rsidRPr="005C45FF" w:rsidRDefault="00760F3B"/>
    <w:p w14:paraId="65E39719" w14:textId="77777777" w:rsidR="005C45FF" w:rsidRDefault="00CB4047" w:rsidP="004C5F54">
      <w:pPr>
        <w:pStyle w:val="Heading1"/>
        <w:numPr>
          <w:ilvl w:val="0"/>
          <w:numId w:val="0"/>
        </w:numPr>
      </w:pPr>
      <w:bookmarkStart w:id="712" w:name="_Toc494964965"/>
      <w:bookmarkStart w:id="713" w:name="_Toc444090334"/>
      <w:r>
        <w:lastRenderedPageBreak/>
        <w:t>Appendix A.</w:t>
      </w:r>
      <w:r w:rsidR="005C45FF">
        <w:t xml:space="preserve"> Glossary</w:t>
      </w:r>
      <w:bookmarkEnd w:id="712"/>
      <w:bookmarkEnd w:id="713"/>
    </w:p>
    <w:p w14:paraId="6728987C" w14:textId="77777777" w:rsidR="00BC3F6A" w:rsidRPr="002A7809" w:rsidRDefault="00BC3F6A" w:rsidP="00183015">
      <w:r>
        <w:rPr>
          <w:b/>
        </w:rPr>
        <w:t>3D matrix.</w:t>
      </w:r>
      <w:r w:rsidR="002A7809">
        <w:rPr>
          <w:b/>
        </w:rPr>
        <w:t xml:space="preserve"> </w:t>
      </w:r>
      <w:r w:rsidR="002A7809">
        <w:t>A 4x4 affine matrix used for rotating, scaling, and translating an object in three-dimensional space.</w:t>
      </w:r>
    </w:p>
    <w:p w14:paraId="1B6EB74C" w14:textId="77777777" w:rsidR="00CF0842" w:rsidRPr="002A7809" w:rsidRDefault="00CF0842" w:rsidP="00183015">
      <w:r>
        <w:rPr>
          <w:b/>
        </w:rPr>
        <w:t>3D model.</w:t>
      </w:r>
      <w:r w:rsidR="002A7809">
        <w:rPr>
          <w:b/>
        </w:rPr>
        <w:t xml:space="preserve"> </w:t>
      </w:r>
      <w:r w:rsidR="002A7809">
        <w:t>The markup that defines a model for output.</w:t>
      </w:r>
    </w:p>
    <w:p w14:paraId="017AA7D2" w14:textId="77777777" w:rsidR="00CF0842" w:rsidRPr="002A7809" w:rsidRDefault="00CF0842" w:rsidP="00183015">
      <w:r>
        <w:rPr>
          <w:b/>
        </w:rPr>
        <w:t>3D Model part.</w:t>
      </w:r>
      <w:r w:rsidR="002A7809">
        <w:t xml:space="preserve"> The OPC part that contains a 3D model.</w:t>
      </w:r>
    </w:p>
    <w:p w14:paraId="5984C229" w14:textId="77777777" w:rsidR="00CF0842" w:rsidRPr="002A7809" w:rsidRDefault="00CF0842" w:rsidP="00183015">
      <w:r>
        <w:rPr>
          <w:b/>
        </w:rPr>
        <w:t>3D Texture part.</w:t>
      </w:r>
      <w:r w:rsidR="002A7809">
        <w:rPr>
          <w:b/>
        </w:rPr>
        <w:t xml:space="preserve"> </w:t>
      </w:r>
      <w:r w:rsidR="00BD7AD7">
        <w:t>A file used to apply complex information to a 3D object in the 3D Model part (undefined in this spec, but available for extensions).</w:t>
      </w:r>
    </w:p>
    <w:p w14:paraId="55197271" w14:textId="77777777" w:rsidR="00750252" w:rsidRPr="002A7809" w:rsidRDefault="00750252" w:rsidP="00183015">
      <w:r>
        <w:rPr>
          <w:b/>
        </w:rPr>
        <w:t>3MF.</w:t>
      </w:r>
      <w:r w:rsidR="002A7809">
        <w:t xml:space="preserve"> The 3D Manufacturing Format described by this specification, defining one or more 3D objects intended for output to a physical form.</w:t>
      </w:r>
    </w:p>
    <w:p w14:paraId="4C482C4C" w14:textId="77777777" w:rsidR="00750252" w:rsidRPr="002A7809" w:rsidRDefault="00750252" w:rsidP="00183015">
      <w:r>
        <w:rPr>
          <w:b/>
        </w:rPr>
        <w:t>3MF Document.</w:t>
      </w:r>
      <w:r w:rsidR="002A7809">
        <w:rPr>
          <w:b/>
        </w:rPr>
        <w:t xml:space="preserve"> </w:t>
      </w:r>
      <w:r w:rsidR="002A7809">
        <w:t>The digital manifestation of an OPC package that contains a 3D payload that conforms with the 3MF specification.</w:t>
      </w:r>
    </w:p>
    <w:p w14:paraId="07D831E2" w14:textId="77777777" w:rsidR="00CF0842" w:rsidRPr="002A7809" w:rsidRDefault="00CF0842" w:rsidP="00183015">
      <w:r>
        <w:rPr>
          <w:b/>
        </w:rPr>
        <w:t>3MF Document StartPart relationship.</w:t>
      </w:r>
      <w:r w:rsidR="002A7809">
        <w:t xml:space="preserve"> The OPC relationship from the root of the package to the 3D Model part.</w:t>
      </w:r>
    </w:p>
    <w:p w14:paraId="0BFE6F84" w14:textId="77777777" w:rsidR="00183015" w:rsidRDefault="00F36413" w:rsidP="00183015">
      <w:r w:rsidRPr="00F36413">
        <w:rPr>
          <w:b/>
        </w:rPr>
        <w:t>A</w:t>
      </w:r>
      <w:r w:rsidR="00183015" w:rsidRPr="00F36413">
        <w:rPr>
          <w:b/>
        </w:rPr>
        <w:t>ssembly</w:t>
      </w:r>
      <w:r w:rsidRPr="00F36413">
        <w:rPr>
          <w:b/>
        </w:rPr>
        <w:t>.</w:t>
      </w:r>
      <w:r>
        <w:t xml:space="preserve"> A model that contains two or more independently-defined objects that are connected or interlocked either during or after the </w:t>
      </w:r>
      <w:r w:rsidR="007F3489">
        <w:t>3D</w:t>
      </w:r>
      <w:r>
        <w:t xml:space="preserve"> manufacturing process is complete. An assembly might be able to be reversed or the individual parts may be inseparably interlocked.</w:t>
      </w:r>
    </w:p>
    <w:p w14:paraId="3B08C836" w14:textId="77777777" w:rsidR="00CF0842" w:rsidRDefault="00CF0842" w:rsidP="00183015">
      <w:pPr>
        <w:rPr>
          <w:b/>
        </w:rPr>
      </w:pPr>
      <w:r>
        <w:rPr>
          <w:b/>
        </w:rPr>
        <w:t>Back.</w:t>
      </w:r>
      <w:r w:rsidR="005F7B07" w:rsidRPr="005F7B07">
        <w:t xml:space="preserve"> </w:t>
      </w:r>
      <w:r w:rsidR="005F7B07">
        <w:t>The maximum printable XZ plane of the print area or the correspondent maximum plane of a model bounding box, once transformed to the output coordinate space.</w:t>
      </w:r>
    </w:p>
    <w:p w14:paraId="5AF58E5E" w14:textId="77777777" w:rsidR="00CF0842" w:rsidRDefault="00CF0842" w:rsidP="00183015">
      <w:pPr>
        <w:rPr>
          <w:b/>
        </w:rPr>
      </w:pPr>
      <w:r w:rsidRPr="00CF0842">
        <w:rPr>
          <w:b/>
        </w:rPr>
        <w:t>Bottom.</w:t>
      </w:r>
      <w:r w:rsidR="005F7B07" w:rsidRPr="005F7B07">
        <w:t xml:space="preserve"> </w:t>
      </w:r>
      <w:r w:rsidR="005F7B07">
        <w:t>The minimum printable XY plane of the print area or the correspondent minimum plane of a model bounding box, once transformed to the output coordinate space.</w:t>
      </w:r>
    </w:p>
    <w:p w14:paraId="19638252" w14:textId="77777777" w:rsidR="00BC3F6A" w:rsidRPr="00C77970" w:rsidRDefault="00BC3F6A" w:rsidP="00183015">
      <w:r>
        <w:rPr>
          <w:b/>
        </w:rPr>
        <w:t>Component.</w:t>
      </w:r>
      <w:r w:rsidR="00C77970">
        <w:rPr>
          <w:b/>
        </w:rPr>
        <w:t xml:space="preserve"> </w:t>
      </w:r>
      <w:r w:rsidR="00C77970">
        <w:t>An object that is added as an intact shape to the overall definition of another object.</w:t>
      </w:r>
    </w:p>
    <w:p w14:paraId="198B32EC" w14:textId="77777777" w:rsidR="00750252" w:rsidRPr="00AE2F15" w:rsidRDefault="00750252" w:rsidP="00183015">
      <w:r>
        <w:rPr>
          <w:b/>
        </w:rPr>
        <w:t>Consumer.</w:t>
      </w:r>
      <w:r w:rsidR="00AE2F15">
        <w:rPr>
          <w:b/>
        </w:rPr>
        <w:t xml:space="preserve"> </w:t>
      </w:r>
      <w:r w:rsidR="00AE2F15">
        <w:t>A software, service, or device that reads in a 3MF Document.</w:t>
      </w:r>
    </w:p>
    <w:p w14:paraId="0C2D44E1" w14:textId="77777777" w:rsidR="000F6CB9" w:rsidRPr="00C77970" w:rsidRDefault="000F6CB9" w:rsidP="00183015">
      <w:r>
        <w:rPr>
          <w:b/>
        </w:rPr>
        <w:t>Core properties.</w:t>
      </w:r>
      <w:r w:rsidR="00C77970">
        <w:rPr>
          <w:b/>
        </w:rPr>
        <w:t xml:space="preserve"> </w:t>
      </w:r>
      <w:r w:rsidR="00C77970">
        <w:t>The well-defined set package (OPC) properties that define metadata about the package as a whole, such as the author, the last modified time, and so on.</w:t>
      </w:r>
    </w:p>
    <w:p w14:paraId="3FB8279B" w14:textId="77777777" w:rsidR="000F6CB9" w:rsidRPr="00C77970" w:rsidRDefault="000F6CB9" w:rsidP="00183015">
      <w:r>
        <w:rPr>
          <w:b/>
        </w:rPr>
        <w:t>Digital signatures.</w:t>
      </w:r>
      <w:r w:rsidR="00C77970">
        <w:t xml:space="preserve"> A mechanism that, when present, can be used to validate that a part or payload has not been tampered with or changed since the digital signature was applied.</w:t>
      </w:r>
    </w:p>
    <w:p w14:paraId="16D4442C" w14:textId="77777777" w:rsidR="00750252" w:rsidRPr="00AE2F15" w:rsidRDefault="00CF0842" w:rsidP="00183015">
      <w:r>
        <w:rPr>
          <w:b/>
        </w:rPr>
        <w:t>Editor.</w:t>
      </w:r>
      <w:r w:rsidR="00AE2F15" w:rsidRPr="00AE2F15">
        <w:t xml:space="preserve"> </w:t>
      </w:r>
      <w:r w:rsidR="00AE2F15">
        <w:t>A software, service, or device that both reads in and writes out 3MF Documents, possibly changing the content in between.</w:t>
      </w:r>
    </w:p>
    <w:p w14:paraId="6847FDCF" w14:textId="77777777" w:rsidR="00BC3F6A" w:rsidRPr="001962D1" w:rsidRDefault="00BC3F6A" w:rsidP="00183015">
      <w:r>
        <w:rPr>
          <w:b/>
        </w:rPr>
        <w:t>Fill rule.</w:t>
      </w:r>
      <w:r w:rsidR="001962D1">
        <w:rPr>
          <w:b/>
        </w:rPr>
        <w:t xml:space="preserve"> </w:t>
      </w:r>
      <w:r w:rsidR="001962D1">
        <w:t>The algorithm used to determine whether any particular point is considered to be “inside” the geometry or not.</w:t>
      </w:r>
    </w:p>
    <w:p w14:paraId="2CE0E663" w14:textId="77777777" w:rsidR="00CF0842" w:rsidRDefault="00CF0842" w:rsidP="00183015">
      <w:pPr>
        <w:rPr>
          <w:b/>
        </w:rPr>
      </w:pPr>
      <w:r>
        <w:rPr>
          <w:b/>
        </w:rPr>
        <w:lastRenderedPageBreak/>
        <w:t>Front.</w:t>
      </w:r>
      <w:r w:rsidR="005F7B07">
        <w:rPr>
          <w:b/>
        </w:rPr>
        <w:t xml:space="preserve"> </w:t>
      </w:r>
      <w:r w:rsidR="005F7B07">
        <w:t>The minimum printable XZ plane of the print area or the correspondent minimum plane of a model bounding box, once transformed to the output coordinate space.</w:t>
      </w:r>
    </w:p>
    <w:p w14:paraId="4AF324ED" w14:textId="77777777" w:rsidR="00CF0842" w:rsidRPr="007B71F4" w:rsidRDefault="00CF0842" w:rsidP="00183015">
      <w:r>
        <w:rPr>
          <w:b/>
        </w:rPr>
        <w:t>Left.</w:t>
      </w:r>
      <w:r w:rsidR="007B71F4" w:rsidRPr="007B71F4">
        <w:t xml:space="preserve"> </w:t>
      </w:r>
      <w:r w:rsidR="007B71F4">
        <w:t>The minimum printable YZ plane of the print area or the correspondent minimum plane of a model bounding box, once transformed to the output coordinate space.</w:t>
      </w:r>
    </w:p>
    <w:p w14:paraId="6CDC8471" w14:textId="77777777" w:rsidR="000F6CB9" w:rsidRPr="007B71F4" w:rsidRDefault="000F6CB9" w:rsidP="00183015">
      <w:r>
        <w:rPr>
          <w:b/>
        </w:rPr>
        <w:t>Material.</w:t>
      </w:r>
      <w:r w:rsidR="007B71F4">
        <w:rPr>
          <w:b/>
        </w:rPr>
        <w:t xml:space="preserve"> </w:t>
      </w:r>
      <w:r w:rsidR="007B71F4">
        <w:t>The description of a physical substance that can be used to output an object.</w:t>
      </w:r>
    </w:p>
    <w:p w14:paraId="62D1D5EA" w14:textId="77777777" w:rsidR="000F6CB9" w:rsidRPr="007B71F4" w:rsidRDefault="000F6CB9" w:rsidP="00183015">
      <w:r>
        <w:rPr>
          <w:b/>
        </w:rPr>
        <w:t>Material resource.</w:t>
      </w:r>
      <w:r w:rsidR="007B71F4">
        <w:rPr>
          <w:b/>
        </w:rPr>
        <w:t xml:space="preserve"> </w:t>
      </w:r>
      <w:r w:rsidR="007B71F4">
        <w:t>A potential resource that might be referenced by an object to describe what the object will be made of.</w:t>
      </w:r>
    </w:p>
    <w:p w14:paraId="27085D62" w14:textId="77777777" w:rsidR="00BC3F6A" w:rsidRPr="007B71F4" w:rsidRDefault="00BC3F6A" w:rsidP="00183015">
      <w:r>
        <w:rPr>
          <w:b/>
        </w:rPr>
        <w:t>Mesh.</w:t>
      </w:r>
      <w:r w:rsidR="007B71F4">
        <w:rPr>
          <w:b/>
        </w:rPr>
        <w:t xml:space="preserve"> </w:t>
      </w:r>
      <w:r w:rsidR="007B71F4">
        <w:t>A triangular tessellation of an object’s surface.</w:t>
      </w:r>
    </w:p>
    <w:p w14:paraId="06F3373F" w14:textId="77777777" w:rsidR="000F6CB9" w:rsidRPr="007B71F4" w:rsidRDefault="000F6CB9" w:rsidP="00183015">
      <w:r>
        <w:rPr>
          <w:b/>
        </w:rPr>
        <w:t>Metadata.</w:t>
      </w:r>
      <w:r w:rsidR="007B71F4">
        <w:t xml:space="preserve"> Ancillary information about some portion of the model, to provide more refined processing by knowledgeable producers or consumers.</w:t>
      </w:r>
    </w:p>
    <w:p w14:paraId="3B9B19AB" w14:textId="77777777" w:rsidR="00183015" w:rsidRDefault="00F36413" w:rsidP="00183015">
      <w:pPr>
        <w:rPr>
          <w:b/>
        </w:rPr>
      </w:pPr>
      <w:r w:rsidRPr="00F36413">
        <w:rPr>
          <w:b/>
        </w:rPr>
        <w:t>M</w:t>
      </w:r>
      <w:r w:rsidR="00183015" w:rsidRPr="00F36413">
        <w:rPr>
          <w:b/>
        </w:rPr>
        <w:t>odel</w:t>
      </w:r>
      <w:r w:rsidRPr="00F36413">
        <w:rPr>
          <w:b/>
        </w:rPr>
        <w:t>.</w:t>
      </w:r>
      <w:r w:rsidR="007B71F4">
        <w:rPr>
          <w:b/>
        </w:rPr>
        <w:t xml:space="preserve"> </w:t>
      </w:r>
      <w:r w:rsidR="007B71F4">
        <w:t>The set of objects that are to be manufactured as part of a single job. This may include a single object, multiple instances of the same object, multiple different objects, or multiple objects in an assembly.</w:t>
      </w:r>
    </w:p>
    <w:p w14:paraId="5423355E" w14:textId="42F48517" w:rsidR="00F9710B" w:rsidRPr="00F9710B" w:rsidRDefault="00F9710B" w:rsidP="00183015">
      <w:r>
        <w:rPr>
          <w:b/>
        </w:rPr>
        <w:t xml:space="preserve">Must preserve. </w:t>
      </w:r>
      <w:r>
        <w:t>A set of OPC parts that SHOULD be retained by a producer when rewriting or saving changes to this 3MF file specified by the MustPreserve relationship type.</w:t>
      </w:r>
    </w:p>
    <w:p w14:paraId="48348E49" w14:textId="17DEA9C2" w:rsidR="00BC3F6A" w:rsidRPr="007B71F4" w:rsidRDefault="00BC3F6A" w:rsidP="00183015">
      <w:r>
        <w:rPr>
          <w:b/>
        </w:rPr>
        <w:t>Object resource.</w:t>
      </w:r>
      <w:r w:rsidR="007B71F4">
        <w:rPr>
          <w:b/>
        </w:rPr>
        <w:t xml:space="preserve"> </w:t>
      </w:r>
      <w:r w:rsidR="007B71F4">
        <w:t>A single 3D shape that could be output by a 3D manufacturing device or used as a component in another object resource.</w:t>
      </w:r>
    </w:p>
    <w:p w14:paraId="23436634" w14:textId="77777777" w:rsidR="00CF0842" w:rsidRPr="007B71F4" w:rsidRDefault="00CF0842" w:rsidP="00183015">
      <w:r>
        <w:rPr>
          <w:b/>
        </w:rPr>
        <w:t>Payload.</w:t>
      </w:r>
      <w:r w:rsidR="007B71F4">
        <w:rPr>
          <w:b/>
        </w:rPr>
        <w:t xml:space="preserve"> </w:t>
      </w:r>
      <w:r w:rsidR="007B71F4">
        <w:t>A complete collection of interdependent parts and relationships within a package.</w:t>
      </w:r>
    </w:p>
    <w:p w14:paraId="6BB4B101" w14:textId="77777777" w:rsidR="00CF0842" w:rsidRPr="007B71F4" w:rsidRDefault="00CF0842" w:rsidP="00183015">
      <w:r>
        <w:rPr>
          <w:b/>
        </w:rPr>
        <w:t>PrintTicket.</w:t>
      </w:r>
      <w:r w:rsidR="007B71F4">
        <w:t xml:space="preserve"> The contents of a PrintTicket part. Conforms to the Print Schema Specification. It is RECOMMENDED to use the standard Print Schema Keywords for 3D Manufacturing when possible.</w:t>
      </w:r>
    </w:p>
    <w:p w14:paraId="0DF76495" w14:textId="77777777" w:rsidR="00CF0842" w:rsidRPr="007B71F4" w:rsidRDefault="00CF0842" w:rsidP="00183015">
      <w:r>
        <w:rPr>
          <w:b/>
        </w:rPr>
        <w:t>PrintTicket part.</w:t>
      </w:r>
      <w:r w:rsidR="007B71F4">
        <w:rPr>
          <w:b/>
        </w:rPr>
        <w:t xml:space="preserve"> </w:t>
      </w:r>
      <w:r w:rsidR="007B71F4" w:rsidRPr="007B71F4">
        <w:t xml:space="preserve">The </w:t>
      </w:r>
      <w:r w:rsidR="007B71F4">
        <w:t>PrintTicket part provides settings used when the 3MF Document is printed.</w:t>
      </w:r>
    </w:p>
    <w:p w14:paraId="66DA6D49" w14:textId="77777777" w:rsidR="00CF0842" w:rsidRPr="001C105E" w:rsidRDefault="00CF0842" w:rsidP="00183015">
      <w:r>
        <w:rPr>
          <w:b/>
        </w:rPr>
        <w:t>Primary 3D payload root.</w:t>
      </w:r>
      <w:r w:rsidR="001C105E">
        <w:rPr>
          <w:b/>
        </w:rPr>
        <w:t xml:space="preserve"> </w:t>
      </w:r>
      <w:r w:rsidR="001C105E">
        <w:t>The 3D payload discovered by the 3MF Document StartPart relationship.</w:t>
      </w:r>
    </w:p>
    <w:p w14:paraId="649F7C75" w14:textId="77777777" w:rsidR="00584311" w:rsidRPr="00AE2F15" w:rsidRDefault="00750252" w:rsidP="00584311">
      <w:r>
        <w:rPr>
          <w:b/>
        </w:rPr>
        <w:t>Producer.</w:t>
      </w:r>
      <w:r w:rsidR="00584311" w:rsidRPr="00584311">
        <w:rPr>
          <w:b/>
        </w:rPr>
        <w:t xml:space="preserve"> </w:t>
      </w:r>
      <w:r w:rsidR="00AE2F15">
        <w:t>A software, service, or device that writes out a 3MF Document.</w:t>
      </w:r>
    </w:p>
    <w:p w14:paraId="557686C5" w14:textId="77777777" w:rsidR="00750252" w:rsidRPr="00AE2F15" w:rsidRDefault="00584311" w:rsidP="00183015">
      <w:r>
        <w:rPr>
          <w:b/>
        </w:rPr>
        <w:t>Protection authority.</w:t>
      </w:r>
      <w:r w:rsidR="00AE2F15">
        <w:rPr>
          <w:b/>
        </w:rPr>
        <w:t xml:space="preserve"> </w:t>
      </w:r>
      <w:r w:rsidR="00AE2F15">
        <w:t>The owner of the protection mechanism described by the protection type. This may be the producer that originally protected the file, the consumer that defines what protection mechanism will be accepted, or a third-party protection service, such as a digital rights management service.</w:t>
      </w:r>
    </w:p>
    <w:p w14:paraId="3F1D0D7B" w14:textId="77777777" w:rsidR="001A01D5" w:rsidRPr="00AE2F15" w:rsidRDefault="001A01D5" w:rsidP="00183015">
      <w:r>
        <w:rPr>
          <w:b/>
        </w:rPr>
        <w:t>Protection namespace.</w:t>
      </w:r>
      <w:r w:rsidR="00AE2F15">
        <w:rPr>
          <w:b/>
        </w:rPr>
        <w:t xml:space="preserve"> </w:t>
      </w:r>
      <w:r w:rsidR="00AE2F15">
        <w:t>The XML namespace that the protection type and associated metadata are drawn from. It is declared on the &lt;model &gt; element.</w:t>
      </w:r>
    </w:p>
    <w:p w14:paraId="589B0053" w14:textId="77777777" w:rsidR="001A01D5" w:rsidRPr="00AE2F15" w:rsidRDefault="00584311" w:rsidP="00584311">
      <w:r>
        <w:rPr>
          <w:b/>
        </w:rPr>
        <w:t>Protection type.</w:t>
      </w:r>
      <w:r w:rsidR="00AE2F15">
        <w:rPr>
          <w:b/>
        </w:rPr>
        <w:t xml:space="preserve"> </w:t>
      </w:r>
      <w:r w:rsidR="00AE2F15">
        <w:t xml:space="preserve">The qualified name for a protection mechanism that has been applied to the resources and textures of the 3MF Document. This could be as simple as an XOR obfuscation or as complex as a </w:t>
      </w:r>
      <w:r w:rsidR="00AE2F15">
        <w:lastRenderedPageBreak/>
        <w:t>full digital rights management solution. The valid protection types are not defined in this specification and are implementation dependent.</w:t>
      </w:r>
    </w:p>
    <w:p w14:paraId="4D68456C" w14:textId="77777777" w:rsidR="00BC3F6A" w:rsidRPr="00AE2F15" w:rsidRDefault="00BC3F6A" w:rsidP="00183015">
      <w:r>
        <w:rPr>
          <w:b/>
        </w:rPr>
        <w:t>Resource.</w:t>
      </w:r>
      <w:r w:rsidR="00AE2F15">
        <w:t xml:space="preserve"> A</w:t>
      </w:r>
      <w:r w:rsidR="00A11B2B">
        <w:t>n</w:t>
      </w:r>
      <w:r w:rsidR="00AE2F15">
        <w:t xml:space="preserve"> object</w:t>
      </w:r>
      <w:r w:rsidR="00A11B2B">
        <w:t>, material, or something else defined in an extension</w:t>
      </w:r>
      <w:r w:rsidR="00AE2F15">
        <w:t xml:space="preserve"> that could be used by another resource or might be necessary to </w:t>
      </w:r>
      <w:r w:rsidR="00A16C5D">
        <w:t>build</w:t>
      </w:r>
      <w:r w:rsidR="00AE2F15">
        <w:t xml:space="preserve"> a physical 3D object according to </w:t>
      </w:r>
      <w:r w:rsidR="00A16C5D">
        <w:t>build</w:t>
      </w:r>
      <w:r w:rsidR="00AE2F15">
        <w:t xml:space="preserve"> instructions.</w:t>
      </w:r>
    </w:p>
    <w:p w14:paraId="343C0ED6" w14:textId="77777777" w:rsidR="00CF0842" w:rsidRPr="00AE2F15" w:rsidRDefault="00CF0842" w:rsidP="00183015">
      <w:r>
        <w:rPr>
          <w:b/>
        </w:rPr>
        <w:t>Right.</w:t>
      </w:r>
      <w:r w:rsidR="00AE2F15" w:rsidRPr="00AE2F15">
        <w:t xml:space="preserve"> </w:t>
      </w:r>
      <w:r w:rsidR="00AE2F15">
        <w:t>The maximum printable YZ plane of the print area or the correspondent maximum plane of a model bounding box, once transformed to the output coordinate space.</w:t>
      </w:r>
    </w:p>
    <w:p w14:paraId="7F11EFF8" w14:textId="77777777" w:rsidR="00AE2F15" w:rsidRPr="00AE2F15" w:rsidRDefault="00AE2F15" w:rsidP="00183015">
      <w:r>
        <w:rPr>
          <w:b/>
        </w:rPr>
        <w:t xml:space="preserve">Support. </w:t>
      </w:r>
      <w:r w:rsidR="00A11B2B">
        <w:t>Many 3D</w:t>
      </w:r>
      <w:r>
        <w:t xml:space="preserve"> printers require</w:t>
      </w:r>
      <w:r w:rsidR="00A11B2B">
        <w:t xml:space="preserve"> </w:t>
      </w:r>
      <w:r>
        <w:t xml:space="preserve">scaffolding for overhanging areas in the model </w:t>
      </w:r>
      <w:r w:rsidR="00A11B2B">
        <w:t>to keep them from collapsing or warping</w:t>
      </w:r>
      <w:r>
        <w:t>; this scaffolding is referred to as support.</w:t>
      </w:r>
    </w:p>
    <w:p w14:paraId="6E300131" w14:textId="77777777" w:rsidR="0064589E" w:rsidRPr="00654900" w:rsidRDefault="00CF0842" w:rsidP="00183015">
      <w:r>
        <w:rPr>
          <w:b/>
        </w:rPr>
        <w:t>Thumbnail.</w:t>
      </w:r>
      <w:r w:rsidR="00654900">
        <w:t xml:space="preserve"> An image that helps end-users identify the contents of the package, expressed as a JPEG or PNG image.</w:t>
      </w:r>
    </w:p>
    <w:p w14:paraId="42AA97A2" w14:textId="77777777" w:rsidR="00CF0842" w:rsidRPr="00654900" w:rsidRDefault="00CF0842" w:rsidP="00183015">
      <w:r>
        <w:rPr>
          <w:b/>
        </w:rPr>
        <w:t>Thumbnail part.</w:t>
      </w:r>
      <w:r w:rsidR="00654900">
        <w:rPr>
          <w:b/>
        </w:rPr>
        <w:t xml:space="preserve"> </w:t>
      </w:r>
      <w:r w:rsidR="00654900">
        <w:t>The OPC part that contains the package thumbnail image.</w:t>
      </w:r>
    </w:p>
    <w:p w14:paraId="2587EBCF" w14:textId="77777777" w:rsidR="00CF0842" w:rsidRPr="00654900" w:rsidRDefault="00CF0842" w:rsidP="00183015">
      <w:r>
        <w:rPr>
          <w:b/>
        </w:rPr>
        <w:t>Top.</w:t>
      </w:r>
      <w:r w:rsidR="00654900">
        <w:t xml:space="preserve"> </w:t>
      </w:r>
      <w:r w:rsidR="00AE2F15">
        <w:t>The maximum printable XY plane of the print area or the correspondent maximum plane of a model bounding box, once transformed to the output coordinate space.</w:t>
      </w:r>
    </w:p>
    <w:p w14:paraId="6A6E2263" w14:textId="77777777" w:rsidR="00183015" w:rsidRPr="00654900" w:rsidRDefault="00CF0842" w:rsidP="00183015">
      <w:r>
        <w:rPr>
          <w:b/>
        </w:rPr>
        <w:t>XML namespace</w:t>
      </w:r>
      <w:r w:rsidR="004220FF">
        <w:rPr>
          <w:b/>
        </w:rPr>
        <w:t>.</w:t>
      </w:r>
      <w:r w:rsidR="00654900">
        <w:rPr>
          <w:b/>
        </w:rPr>
        <w:t xml:space="preserve"> </w:t>
      </w:r>
      <w:r w:rsidR="00654900">
        <w:t>A namespace declared on the &lt;model&gt; element, in accordance with the XML Namespaces specification.</w:t>
      </w:r>
    </w:p>
    <w:p w14:paraId="1E2A2707" w14:textId="3FD46461" w:rsidR="005C45FF" w:rsidRDefault="00CB4047" w:rsidP="004C5F54">
      <w:pPr>
        <w:pStyle w:val="Heading1"/>
        <w:numPr>
          <w:ilvl w:val="0"/>
          <w:numId w:val="0"/>
        </w:numPr>
      </w:pPr>
      <w:bookmarkStart w:id="714" w:name="_Toc494964966"/>
      <w:bookmarkStart w:id="715" w:name="_Toc444090335"/>
      <w:r>
        <w:lastRenderedPageBreak/>
        <w:t>Appendix B.</w:t>
      </w:r>
      <w:r w:rsidR="00A30CBB">
        <w:t>1.</w:t>
      </w:r>
      <w:r w:rsidR="005C45FF">
        <w:t xml:space="preserve"> </w:t>
      </w:r>
      <w:r w:rsidR="00787ED8">
        <w:t xml:space="preserve">3MF </w:t>
      </w:r>
      <w:r w:rsidR="005C45FF">
        <w:t>XSD Schema</w:t>
      </w:r>
      <w:bookmarkEnd w:id="714"/>
      <w:bookmarkEnd w:id="715"/>
    </w:p>
    <w:p w14:paraId="32827CEF" w14:textId="77777777" w:rsidR="00015253" w:rsidRDefault="00015253" w:rsidP="00015253">
      <w:pPr>
        <w:shd w:val="clear" w:color="auto" w:fill="FFFFFF"/>
        <w:autoSpaceDE w:val="0"/>
        <w:autoSpaceDN w:val="0"/>
        <w:adjustRightInd w:val="0"/>
        <w:spacing w:after="0" w:line="240" w:lineRule="auto"/>
        <w:rPr>
          <w:ins w:id="716" w:author="Author"/>
          <w:rFonts w:ascii="Times New Roman" w:eastAsiaTheme="minorHAnsi" w:hAnsi="Times New Roman" w:cs="Times New Roman"/>
          <w:sz w:val="24"/>
          <w:szCs w:val="24"/>
          <w:highlight w:val="white"/>
        </w:rPr>
      </w:pPr>
      <w:ins w:id="717" w:author="Author">
        <w:r>
          <w:rPr>
            <w:rFonts w:ascii="Times New Roman" w:eastAsiaTheme="minorHAnsi" w:hAnsi="Times New Roman" w:cs="Times New Roman"/>
            <w:color w:val="8B26C9"/>
            <w:sz w:val="24"/>
            <w:szCs w:val="24"/>
            <w:highlight w:val="white"/>
          </w:rPr>
          <w:t>&lt;?xml version="1.0" encoding="UTF-8"?&gt;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3296"/>
            <w:sz w:val="24"/>
            <w:szCs w:val="24"/>
            <w:highlight w:val="white"/>
          </w:rPr>
          <w:t>&lt;xs:schema</w:t>
        </w:r>
        <w:r>
          <w:rPr>
            <w:rFonts w:ascii="Times New Roman" w:eastAsiaTheme="minorHAnsi" w:hAnsi="Times New Roman" w:cs="Times New Roman"/>
            <w:color w:val="F5844C"/>
            <w:sz w:val="24"/>
            <w:szCs w:val="24"/>
            <w:highlight w:val="white"/>
          </w:rPr>
          <w:t xml:space="preserve"> xmlns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"http://schemas.microsoft.com/3dmanufacturing/core/2015/02"</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99CC"/>
            <w:sz w:val="24"/>
            <w:szCs w:val="24"/>
            <w:highlight w:val="white"/>
          </w:rPr>
          <w:t>xmlns:xs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"http://www.w3.org/2001/XMLSchema"</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99CC"/>
            <w:sz w:val="24"/>
            <w:szCs w:val="24"/>
            <w:highlight w:val="white"/>
          </w:rPr>
          <w:t>xmlns:xml</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"http://www.w3.org/XML/1998/namespace"</w:t>
        </w:r>
        <w:r>
          <w:rPr>
            <w:rFonts w:ascii="Times New Roman" w:eastAsiaTheme="minorHAnsi" w:hAnsi="Times New Roman" w:cs="Times New Roman"/>
            <w:color w:val="F5844C"/>
            <w:sz w:val="24"/>
            <w:szCs w:val="24"/>
            <w:highlight w:val="white"/>
          </w:rPr>
          <w:t xml:space="preserve"> targetNamespace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"http://schemas.microsoft.com/3dmanufacturing/core/2015/02"</w:t>
        </w:r>
        <w:r>
          <w:rPr>
            <w:rFonts w:ascii="Times New Roman" w:eastAsiaTheme="minorHAnsi" w:hAnsi="Times New Roman" w:cs="Times New Roman"/>
            <w:color w:val="F5844C"/>
            <w:sz w:val="24"/>
            <w:szCs w:val="24"/>
            <w:highlight w:val="white"/>
          </w:rPr>
          <w:t xml:space="preserve"> elementFormDefault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"unqualified"</w:t>
        </w:r>
        <w:r>
          <w:rPr>
            <w:rFonts w:ascii="Times New Roman" w:eastAsiaTheme="minorHAnsi" w:hAnsi="Times New Roman" w:cs="Times New Roman"/>
            <w:color w:val="F5844C"/>
            <w:sz w:val="24"/>
            <w:szCs w:val="24"/>
            <w:highlight w:val="white"/>
          </w:rPr>
          <w:t xml:space="preserve"> attributeFormDefault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"unqualified"</w:t>
        </w:r>
        <w:r>
          <w:rPr>
            <w:rFonts w:ascii="Times New Roman" w:eastAsiaTheme="minorHAnsi" w:hAnsi="Times New Roman" w:cs="Times New Roman"/>
            <w:color w:val="F5844C"/>
            <w:sz w:val="24"/>
            <w:szCs w:val="24"/>
            <w:highlight w:val="white"/>
          </w:rPr>
          <w:t xml:space="preserve"> blockDefault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"#all"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6400"/>
            <w:sz w:val="24"/>
            <w:szCs w:val="24"/>
            <w:highlight w:val="white"/>
          </w:rPr>
          <w:t>&lt;!-- Import xml: namespace --&gt;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&lt;xs:import</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"http://www.w3.org/XML/1998/namespace"</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F5844C"/>
            <w:sz w:val="24"/>
            <w:szCs w:val="24"/>
            <w:highlight w:val="white"/>
          </w:rPr>
          <w:tab/>
        </w:r>
        <w:r>
          <w:rPr>
            <w:rFonts w:ascii="Times New Roman" w:eastAsiaTheme="minorHAnsi" w:hAnsi="Times New Roman" w:cs="Times New Roman"/>
            <w:color w:val="F5844C"/>
            <w:sz w:val="24"/>
            <w:szCs w:val="24"/>
            <w:highlight w:val="white"/>
          </w:rPr>
          <w:tab/>
          <w:t>schemaLocation</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"http://www.w3.org/2001/xml.xsd"</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&lt;xs:annotation&gt;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&lt;xs:documentation&gt;</w:t>
        </w:r>
        <w:r>
          <w:rPr>
            <w:rFonts w:ascii="Times New Roman" w:eastAsiaTheme="minorHAnsi" w:hAnsi="Times New Roman" w:cs="Times New Roman"/>
            <w:color w:val="008C00"/>
            <w:sz w:val="24"/>
            <w:szCs w:val="24"/>
            <w:highlight w:val="white"/>
          </w:rPr>
          <w:t>&lt;![CDATA[</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Schema notes: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Items within this schema follow a simple naming convention of appending a prefix indicating the type of element for references: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Unprefixed: Element names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CT_: Complex types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ST_: Simple types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]]&gt;</w:t>
        </w:r>
        <w:r>
          <w:rPr>
            <w:rFonts w:ascii="Times New Roman" w:eastAsiaTheme="minorHAnsi" w:hAnsi="Times New Roman" w:cs="Times New Roman"/>
            <w:color w:val="003296"/>
            <w:sz w:val="24"/>
            <w:szCs w:val="24"/>
            <w:highlight w:val="white"/>
          </w:rPr>
          <w:t>&lt;/xs:documentation&gt;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&lt;/xs:annotation&gt;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6400"/>
            <w:sz w:val="24"/>
            <w:szCs w:val="24"/>
            <w:highlight w:val="white"/>
          </w:rPr>
          <w:t>&lt;!-- Complex Types --&gt;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"CT_Model"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"resources"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"build"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bookmarkStart w:id="718" w:name="_GoBack"/>
        <w:bookmarkEnd w:id="718"/>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"unit"</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"ST_Unit"</w:t>
        </w:r>
        <w:r>
          <w:rPr>
            <w:rFonts w:ascii="Times New Roman" w:eastAsiaTheme="minorHAnsi" w:hAnsi="Times New Roman" w:cs="Times New Roman"/>
            <w:color w:val="F5844C"/>
            <w:sz w:val="24"/>
            <w:szCs w:val="24"/>
            <w:highlight w:val="white"/>
          </w:rPr>
          <w:t xml:space="preserve"> 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"millimeter"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"xml:lang"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"requiredextensions"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"CT_Resources"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&lt;xs:choice</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"basematerials"</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&lt;/xs:choice&gt;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lastRenderedPageBreak/>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"object"</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"CT_Build"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"item"</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"CT_BaseMaterials"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"base"</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"CT_Base"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"name"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"displaycolor"</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"ST_ColorValue"</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"CT_MetadataGroup"</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"CT_Object"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"metadatagroup"</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"1"</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&lt;xs:choice&gt;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"mesh"</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"components"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&lt;/xs:choice&gt;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"type"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"ST_ObjectType"</w:t>
        </w:r>
        <w:r>
          <w:rPr>
            <w:rFonts w:ascii="Times New Roman" w:eastAsiaTheme="minorHAnsi" w:hAnsi="Times New Roman" w:cs="Times New Roman"/>
            <w:color w:val="F5844C"/>
            <w:sz w:val="24"/>
            <w:szCs w:val="24"/>
            <w:highlight w:val="white"/>
          </w:rPr>
          <w:t xml:space="preserve"> 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"model"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"thumbnail"</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"ST_UriReference"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"partnumber"</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"name"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"pindex"</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"CT_Mesh"</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"vertices"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lastRenderedPageBreak/>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"triangles"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"CT_Vertices"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"vertex"</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"3"</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"CT_Vertex"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"ST_Number"</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"y"</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"ST_Number"</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"z"</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"ST_Number"</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"CT_Triangles"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"triangle"</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"1"</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"CT_Triangle"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"v1"</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"v2"</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"v3"</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"p1"</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"p2"</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"p3"</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"CT_Components"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"component"</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"CT_Component"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"objectid"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"transform"</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"ST_Matrix3D"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"CT_Metadata"</w:t>
        </w:r>
        <w:r>
          <w:rPr>
            <w:rFonts w:ascii="Times New Roman" w:eastAsiaTheme="minorHAnsi" w:hAnsi="Times New Roman" w:cs="Times New Roman"/>
            <w:color w:val="F5844C"/>
            <w:sz w:val="24"/>
            <w:szCs w:val="24"/>
            <w:highlight w:val="white"/>
          </w:rPr>
          <w:t xml:space="preserve"> mixed</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"true"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"name"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"xs:QName"</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"preserve"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"xs:boolean"</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"optional"</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"type"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"optional"</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lastRenderedPageBreak/>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"CT_Item"</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"metadatagroup"</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"1"</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"objectid"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"transform"</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"ST_Matrix3D"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"partnumber"</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6400"/>
            <w:sz w:val="24"/>
            <w:szCs w:val="24"/>
            <w:highlight w:val="white"/>
          </w:rPr>
          <w:t>&lt;!-- Simple Types --&gt;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"ST_Unit"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"micron"</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"millimeter"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"centimeter"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"inch"</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"foot"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"ST_ColorValue"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&lt;xs:pattern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"#[0-9|A-F|a-f][0-9|A-F|a-f][0-9|A-F|a-f][0-9|A-F|a-f][0-9|A-F|a-f][0-9|A-F|a-f]([0-9|A-F|a-f][0-9|A-F|a-f])?"</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"ST_UriReference"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"xs:anyURI"</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&lt;xs:pattern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"ST_Matrix3D"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&lt;xs:whiteSpace</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"collapse"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&lt;xs:pattern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"((\-|\+)?(([0-9]+(\.[0-9]+)?)|(\.[0-9]+))((e|E)(\-|\+)?[0-9]+)?) ((\-|\+)?(([0-9]+(\.[0-9]+)?)|(\.[0-9]+))((e|E)(\-|\+)?[0-9]+)?) ((\-|\+)?(([0-9]+(\.[0-9]+)?)|(\.[0-9]+))((e|E)(\-|\+)?[0-9]+)?) ((\-|\+)?(([0-9]+(\.[0-9]+)?)|(\.[0-9]+))((e|E)(\-|\+)?[0-9]+)?) ((\-|\+)?(([0-9]+(\.[0-9]+)?)|(\.[0-9]+))((e|E)(\-|\+)?[0-9]+)?) ((\-|\+)?(([0-9]+(\.[0-9]+)?)|(\.[0-9]+))((e|E)(\-|\+)?[0-9]+)?) ((\-|\+)?(([0-9]+(\.[0-9]+)?)|(\.[0-9]+))((e|E)(\-|\+)?[0-9]+)?) ((\-|\+)?(([0-9]+(\.[0-9]+)?)|(\.[0-9]+))((e|E)(\-|\+)?[0-9]+)?) ((\-|\+)?(([0-9]+(\.[0-9]+)?)|(\.[0-9]+))((e|E)(\-|\+)?[0-9]+)?) ((\-|\+)?(([0-9]+(\.[0-9]+)?)|(\.[0-9]+))((e|E)(\-|\+)?[0-9]+)?) ((\-|\+)?(([0-9]+(\.[0-9]+)?)|(\.[0-9]+))((e|E)(\-|\+)?[0-9]+)?) ((\-|\+)?(([0-9]+(\.[0-9]+)?)|(\.[0-9]+))((e|E)(\-|\+)?[0-9]+)?)"</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"ST_Number"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lastRenderedPageBreak/>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"xs:double"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&lt;xs:whiteSpace</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"collapse"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&lt;xs:pattern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"((\-|\+)?(([0-9]+(\.[0-9]+)?)|(\.[0-9]+))((e|E)(\-|\+)?[0-9]+)?)"</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"xs:positiveInteger"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&lt;xs:maxExclusive</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"2147483648"</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"xs:nonNegativeInteger"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&lt;xs:maxExclusive</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"2147483648"</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"ST_ObjectType"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"model"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"solidsupport"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"support"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"surface"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6400"/>
            <w:sz w:val="24"/>
            <w:szCs w:val="24"/>
            <w:highlight w:val="white"/>
          </w:rPr>
          <w:t>&lt;!-- Elements --&gt;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"metadatagroup"</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"CT_MetadataGroup"</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"model"</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"CT_Model"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"resources"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"CT_Resources"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"build"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"CT_Build"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"basematerials"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"CT_BaseMaterials"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"base"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"CT_Base"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"object"</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"CT_Object"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"mesh"</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"CT_Mesh"</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"vertices"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"CT_Vertices"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"vertex"</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"CT_Vertex"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"triangles"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"CT_Triangles"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"triangle"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"CT_Triangle"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"components"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"CT_Components"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"component"</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"CT_Component"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"CT_Metadata"</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"item"</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"CT_Item"</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3296"/>
            <w:sz w:val="24"/>
            <w:szCs w:val="24"/>
            <w:highlight w:val="white"/>
          </w:rPr>
          <w:t>&lt;/xs:schema&gt;</w:t>
        </w:r>
        <w:r>
          <w:rPr>
            <w:rFonts w:ascii="Times New Roman" w:eastAsiaTheme="minorHAnsi" w:hAnsi="Times New Roman" w:cs="Times New Roman"/>
            <w:color w:val="000000"/>
            <w:sz w:val="24"/>
            <w:szCs w:val="24"/>
            <w:highlight w:val="white"/>
          </w:rPr>
          <w:br/>
        </w:r>
      </w:ins>
    </w:p>
    <w:p w14:paraId="24ED5547" w14:textId="37564F11" w:rsidR="00C573D6" w:rsidRPr="00C573D6" w:rsidDel="00015253" w:rsidRDefault="00C573D6" w:rsidP="00C573D6">
      <w:pPr>
        <w:autoSpaceDE w:val="0"/>
        <w:autoSpaceDN w:val="0"/>
        <w:adjustRightInd w:val="0"/>
        <w:spacing w:after="0" w:line="240" w:lineRule="auto"/>
        <w:rPr>
          <w:ins w:id="719" w:author="Author"/>
          <w:del w:id="720" w:author="Author"/>
          <w:rFonts w:ascii="Consolas" w:eastAsiaTheme="minorHAnsi" w:hAnsi="Consolas" w:cs="Consolas"/>
          <w:color w:val="000000"/>
          <w:sz w:val="19"/>
          <w:szCs w:val="19"/>
        </w:rPr>
      </w:pPr>
      <w:ins w:id="721" w:author="Author">
        <w:del w:id="7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xs:annotation</w:delText>
          </w:r>
          <w:r w:rsidRPr="00C573D6" w:rsidDel="00015253">
            <w:rPr>
              <w:rFonts w:ascii="Consolas" w:eastAsiaTheme="minorHAnsi" w:hAnsi="Consolas" w:cs="Consolas"/>
              <w:color w:val="0000FF"/>
              <w:sz w:val="19"/>
              <w:szCs w:val="19"/>
            </w:rPr>
            <w:delText>&gt;</w:delText>
          </w:r>
        </w:del>
      </w:ins>
    </w:p>
    <w:p w14:paraId="3FED4F32" w14:textId="2929F438" w:rsidR="00C573D6" w:rsidRPr="00C573D6" w:rsidDel="00015253" w:rsidRDefault="00C573D6" w:rsidP="00C573D6">
      <w:pPr>
        <w:autoSpaceDE w:val="0"/>
        <w:autoSpaceDN w:val="0"/>
        <w:adjustRightInd w:val="0"/>
        <w:spacing w:after="0" w:line="240" w:lineRule="auto"/>
        <w:rPr>
          <w:ins w:id="723" w:author="Author"/>
          <w:del w:id="724" w:author="Author"/>
          <w:rFonts w:ascii="Consolas" w:eastAsiaTheme="minorHAnsi" w:hAnsi="Consolas" w:cs="Consolas"/>
          <w:color w:val="000000"/>
          <w:sz w:val="19"/>
          <w:szCs w:val="19"/>
        </w:rPr>
      </w:pPr>
      <w:ins w:id="725" w:author="Author">
        <w:del w:id="7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xs:documentation</w:delText>
          </w:r>
          <w:r w:rsidRPr="00C573D6" w:rsidDel="00015253">
            <w:rPr>
              <w:rFonts w:ascii="Consolas" w:eastAsiaTheme="minorHAnsi" w:hAnsi="Consolas" w:cs="Consolas"/>
              <w:color w:val="0000FF"/>
              <w:sz w:val="19"/>
              <w:szCs w:val="19"/>
            </w:rPr>
            <w:delText>&gt;</w:delText>
          </w:r>
        </w:del>
      </w:ins>
    </w:p>
    <w:p w14:paraId="0E04192B" w14:textId="6E144DC3" w:rsidR="00C573D6" w:rsidRPr="00C573D6" w:rsidDel="00015253" w:rsidRDefault="00C573D6" w:rsidP="00C573D6">
      <w:pPr>
        <w:autoSpaceDE w:val="0"/>
        <w:autoSpaceDN w:val="0"/>
        <w:adjustRightInd w:val="0"/>
        <w:spacing w:after="0" w:line="240" w:lineRule="auto"/>
        <w:rPr>
          <w:ins w:id="727" w:author="Author"/>
          <w:del w:id="728" w:author="Author"/>
          <w:rFonts w:ascii="Consolas" w:eastAsiaTheme="minorHAnsi" w:hAnsi="Consolas" w:cs="Consolas"/>
          <w:color w:val="000000"/>
          <w:sz w:val="19"/>
          <w:szCs w:val="19"/>
        </w:rPr>
      </w:pPr>
      <w:ins w:id="729" w:author="Author">
        <w:del w:id="730" w:author="Author">
          <w:r w:rsidRPr="00C573D6" w:rsidDel="00015253">
            <w:rPr>
              <w:rFonts w:ascii="Consolas" w:eastAsiaTheme="minorHAnsi" w:hAnsi="Consolas" w:cs="Consolas"/>
              <w:color w:val="0000FF"/>
              <w:sz w:val="19"/>
              <w:szCs w:val="19"/>
            </w:rPr>
            <w:delText xml:space="preserve">  &lt;![CDATA[</w:delText>
          </w:r>
        </w:del>
      </w:ins>
    </w:p>
    <w:p w14:paraId="4E463E98" w14:textId="35450042" w:rsidR="00C573D6" w:rsidRPr="00C573D6" w:rsidDel="00015253" w:rsidRDefault="00C573D6" w:rsidP="00C573D6">
      <w:pPr>
        <w:autoSpaceDE w:val="0"/>
        <w:autoSpaceDN w:val="0"/>
        <w:adjustRightInd w:val="0"/>
        <w:spacing w:after="0" w:line="240" w:lineRule="auto"/>
        <w:rPr>
          <w:ins w:id="731" w:author="Author"/>
          <w:del w:id="732" w:author="Author"/>
          <w:rFonts w:ascii="Consolas" w:eastAsiaTheme="minorHAnsi" w:hAnsi="Consolas" w:cs="Consolas"/>
          <w:color w:val="000000"/>
          <w:sz w:val="19"/>
          <w:szCs w:val="19"/>
        </w:rPr>
      </w:pPr>
      <w:ins w:id="733" w:author="Author">
        <w:del w:id="734" w:author="Author">
          <w:r w:rsidRPr="00C573D6" w:rsidDel="00015253">
            <w:rPr>
              <w:rFonts w:ascii="Consolas" w:eastAsiaTheme="minorHAnsi" w:hAnsi="Consolas" w:cs="Consolas"/>
              <w:color w:val="808080"/>
              <w:sz w:val="19"/>
              <w:szCs w:val="19"/>
            </w:rPr>
            <w:delText>3D Manufacturing Format Core XSD Schema</w:delText>
          </w:r>
        </w:del>
      </w:ins>
    </w:p>
    <w:p w14:paraId="77DC1AFE" w14:textId="1773038C" w:rsidR="00C573D6" w:rsidRPr="00C573D6" w:rsidDel="00015253" w:rsidRDefault="00C573D6" w:rsidP="00C573D6">
      <w:pPr>
        <w:autoSpaceDE w:val="0"/>
        <w:autoSpaceDN w:val="0"/>
        <w:adjustRightInd w:val="0"/>
        <w:spacing w:after="0" w:line="240" w:lineRule="auto"/>
        <w:rPr>
          <w:ins w:id="735" w:author="Author"/>
          <w:del w:id="736" w:author="Author"/>
          <w:rFonts w:ascii="Consolas" w:eastAsiaTheme="minorHAnsi" w:hAnsi="Consolas" w:cs="Consolas"/>
          <w:color w:val="000000"/>
          <w:sz w:val="19"/>
          <w:szCs w:val="19"/>
        </w:rPr>
      </w:pPr>
      <w:ins w:id="737" w:author="Author">
        <w:del w:id="738" w:author="Author">
          <w:r w:rsidRPr="00C573D6" w:rsidDel="00015253">
            <w:rPr>
              <w:rFonts w:ascii="Consolas" w:eastAsiaTheme="minorHAnsi" w:hAnsi="Consolas" w:cs="Consolas"/>
              <w:color w:val="808080"/>
              <w:sz w:val="19"/>
              <w:szCs w:val="19"/>
            </w:rPr>
            <w:lastRenderedPageBreak/>
            <w:delText>Copyright 3MF Consortium 2018</w:delText>
          </w:r>
        </w:del>
      </w:ins>
    </w:p>
    <w:p w14:paraId="520470F1" w14:textId="325BD752" w:rsidR="00C573D6" w:rsidRPr="00C573D6" w:rsidDel="00015253" w:rsidRDefault="00C573D6" w:rsidP="00C573D6">
      <w:pPr>
        <w:autoSpaceDE w:val="0"/>
        <w:autoSpaceDN w:val="0"/>
        <w:adjustRightInd w:val="0"/>
        <w:spacing w:after="0" w:line="240" w:lineRule="auto"/>
        <w:rPr>
          <w:ins w:id="739" w:author="Author"/>
          <w:del w:id="740" w:author="Author"/>
          <w:rFonts w:ascii="Consolas" w:eastAsiaTheme="minorHAnsi" w:hAnsi="Consolas" w:cs="Consolas"/>
          <w:color w:val="000000"/>
          <w:sz w:val="19"/>
          <w:szCs w:val="19"/>
        </w:rPr>
      </w:pPr>
    </w:p>
    <w:p w14:paraId="0F6DB255" w14:textId="6BC04127" w:rsidR="00C573D6" w:rsidRPr="00C573D6" w:rsidDel="00015253" w:rsidRDefault="00C573D6" w:rsidP="00C573D6">
      <w:pPr>
        <w:autoSpaceDE w:val="0"/>
        <w:autoSpaceDN w:val="0"/>
        <w:adjustRightInd w:val="0"/>
        <w:spacing w:after="0" w:line="240" w:lineRule="auto"/>
        <w:rPr>
          <w:ins w:id="741" w:author="Author"/>
          <w:del w:id="742" w:author="Author"/>
          <w:rFonts w:ascii="Consolas" w:eastAsiaTheme="minorHAnsi" w:hAnsi="Consolas" w:cs="Consolas"/>
          <w:color w:val="000000"/>
          <w:sz w:val="19"/>
          <w:szCs w:val="19"/>
        </w:rPr>
      </w:pPr>
      <w:ins w:id="743" w:author="Author">
        <w:del w:id="744" w:author="Author">
          <w:r w:rsidRPr="00C573D6" w:rsidDel="00015253">
            <w:rPr>
              <w:rFonts w:ascii="Consolas" w:eastAsiaTheme="minorHAnsi" w:hAnsi="Consolas" w:cs="Consolas"/>
              <w:color w:val="808080"/>
              <w:sz w:val="19"/>
              <w:szCs w:val="19"/>
            </w:rPr>
            <w:delText>Schema notes:</w:delText>
          </w:r>
        </w:del>
      </w:ins>
    </w:p>
    <w:p w14:paraId="7E5F261D" w14:textId="462FEC78" w:rsidR="00C573D6" w:rsidRPr="00C573D6" w:rsidDel="00015253" w:rsidRDefault="00C573D6" w:rsidP="00C573D6">
      <w:pPr>
        <w:autoSpaceDE w:val="0"/>
        <w:autoSpaceDN w:val="0"/>
        <w:adjustRightInd w:val="0"/>
        <w:spacing w:after="0" w:line="240" w:lineRule="auto"/>
        <w:rPr>
          <w:ins w:id="745" w:author="Author"/>
          <w:del w:id="746" w:author="Author"/>
          <w:rFonts w:ascii="Consolas" w:eastAsiaTheme="minorHAnsi" w:hAnsi="Consolas" w:cs="Consolas"/>
          <w:color w:val="000000"/>
          <w:sz w:val="19"/>
          <w:szCs w:val="19"/>
        </w:rPr>
      </w:pPr>
      <w:ins w:id="747" w:author="Author">
        <w:del w:id="748" w:author="Author">
          <w:r w:rsidRPr="00C573D6" w:rsidDel="00015253">
            <w:rPr>
              <w:rFonts w:ascii="Consolas" w:eastAsiaTheme="minorHAnsi" w:hAnsi="Consolas" w:cs="Consolas"/>
              <w:color w:val="808080"/>
              <w:sz w:val="19"/>
              <w:szCs w:val="19"/>
            </w:rPr>
            <w:delText>Items within this schema follow a simple naming convention of appending a prefix indicating the type of element for references:</w:delText>
          </w:r>
        </w:del>
      </w:ins>
    </w:p>
    <w:p w14:paraId="2346326E" w14:textId="184152B7" w:rsidR="00C573D6" w:rsidRPr="00C573D6" w:rsidDel="00015253" w:rsidRDefault="00C573D6" w:rsidP="00C573D6">
      <w:pPr>
        <w:autoSpaceDE w:val="0"/>
        <w:autoSpaceDN w:val="0"/>
        <w:adjustRightInd w:val="0"/>
        <w:spacing w:after="0" w:line="240" w:lineRule="auto"/>
        <w:rPr>
          <w:ins w:id="749" w:author="Author"/>
          <w:del w:id="750" w:author="Author"/>
          <w:rFonts w:ascii="Consolas" w:eastAsiaTheme="minorHAnsi" w:hAnsi="Consolas" w:cs="Consolas"/>
          <w:color w:val="000000"/>
          <w:sz w:val="19"/>
          <w:szCs w:val="19"/>
        </w:rPr>
      </w:pPr>
      <w:ins w:id="751" w:author="Author">
        <w:del w:id="752" w:author="Author">
          <w:r w:rsidRPr="00C573D6" w:rsidDel="00015253">
            <w:rPr>
              <w:rFonts w:ascii="Consolas" w:eastAsiaTheme="minorHAnsi" w:hAnsi="Consolas" w:cs="Consolas"/>
              <w:color w:val="808080"/>
              <w:sz w:val="19"/>
              <w:szCs w:val="19"/>
            </w:rPr>
            <w:delText>Unprefixed: Element names</w:delText>
          </w:r>
        </w:del>
      </w:ins>
    </w:p>
    <w:p w14:paraId="57095E3B" w14:textId="643FDEFD" w:rsidR="00C573D6" w:rsidRPr="00C573D6" w:rsidDel="00015253" w:rsidRDefault="00C573D6" w:rsidP="00C573D6">
      <w:pPr>
        <w:autoSpaceDE w:val="0"/>
        <w:autoSpaceDN w:val="0"/>
        <w:adjustRightInd w:val="0"/>
        <w:spacing w:after="0" w:line="240" w:lineRule="auto"/>
        <w:rPr>
          <w:ins w:id="753" w:author="Author"/>
          <w:del w:id="754" w:author="Author"/>
          <w:rFonts w:ascii="Consolas" w:eastAsiaTheme="minorHAnsi" w:hAnsi="Consolas" w:cs="Consolas"/>
          <w:color w:val="000000"/>
          <w:sz w:val="19"/>
          <w:szCs w:val="19"/>
        </w:rPr>
      </w:pPr>
      <w:ins w:id="755" w:author="Author">
        <w:del w:id="756" w:author="Author">
          <w:r w:rsidRPr="00C573D6" w:rsidDel="00015253">
            <w:rPr>
              <w:rFonts w:ascii="Consolas" w:eastAsiaTheme="minorHAnsi" w:hAnsi="Consolas" w:cs="Consolas"/>
              <w:color w:val="808080"/>
              <w:sz w:val="19"/>
              <w:szCs w:val="19"/>
            </w:rPr>
            <w:delText>CT_: Complex types</w:delText>
          </w:r>
        </w:del>
      </w:ins>
    </w:p>
    <w:p w14:paraId="1D70E716" w14:textId="639296ED" w:rsidR="00C573D6" w:rsidRPr="00C573D6" w:rsidDel="00015253" w:rsidRDefault="00C573D6" w:rsidP="00C573D6">
      <w:pPr>
        <w:autoSpaceDE w:val="0"/>
        <w:autoSpaceDN w:val="0"/>
        <w:adjustRightInd w:val="0"/>
        <w:spacing w:after="0" w:line="240" w:lineRule="auto"/>
        <w:rPr>
          <w:ins w:id="757" w:author="Author"/>
          <w:del w:id="758" w:author="Author"/>
          <w:rFonts w:ascii="Consolas" w:eastAsiaTheme="minorHAnsi" w:hAnsi="Consolas" w:cs="Consolas"/>
          <w:color w:val="000000"/>
          <w:sz w:val="19"/>
          <w:szCs w:val="19"/>
        </w:rPr>
      </w:pPr>
      <w:ins w:id="759" w:author="Author">
        <w:del w:id="760" w:author="Author">
          <w:r w:rsidRPr="00C573D6" w:rsidDel="00015253">
            <w:rPr>
              <w:rFonts w:ascii="Consolas" w:eastAsiaTheme="minorHAnsi" w:hAnsi="Consolas" w:cs="Consolas"/>
              <w:color w:val="808080"/>
              <w:sz w:val="19"/>
              <w:szCs w:val="19"/>
            </w:rPr>
            <w:delText>ST_: Simple types</w:delText>
          </w:r>
        </w:del>
      </w:ins>
    </w:p>
    <w:p w14:paraId="0F5DEED1" w14:textId="09B4DD8C" w:rsidR="00C573D6" w:rsidRPr="00C573D6" w:rsidDel="00015253" w:rsidRDefault="00C573D6" w:rsidP="00C573D6">
      <w:pPr>
        <w:autoSpaceDE w:val="0"/>
        <w:autoSpaceDN w:val="0"/>
        <w:adjustRightInd w:val="0"/>
        <w:spacing w:after="0" w:line="240" w:lineRule="auto"/>
        <w:rPr>
          <w:ins w:id="761" w:author="Author"/>
          <w:del w:id="762" w:author="Author"/>
          <w:rFonts w:ascii="Consolas" w:eastAsiaTheme="minorHAnsi" w:hAnsi="Consolas" w:cs="Consolas"/>
          <w:color w:val="000000"/>
          <w:sz w:val="19"/>
          <w:szCs w:val="19"/>
        </w:rPr>
      </w:pPr>
    </w:p>
    <w:p w14:paraId="219F87C4" w14:textId="2E9C2F9E" w:rsidR="00C573D6" w:rsidRPr="00C573D6" w:rsidDel="00015253" w:rsidRDefault="00C573D6" w:rsidP="00C573D6">
      <w:pPr>
        <w:autoSpaceDE w:val="0"/>
        <w:autoSpaceDN w:val="0"/>
        <w:adjustRightInd w:val="0"/>
        <w:spacing w:after="0" w:line="240" w:lineRule="auto"/>
        <w:rPr>
          <w:ins w:id="763" w:author="Author"/>
          <w:del w:id="764" w:author="Author"/>
          <w:rFonts w:ascii="Consolas" w:eastAsiaTheme="minorHAnsi" w:hAnsi="Consolas" w:cs="Consolas"/>
          <w:color w:val="000000"/>
          <w:sz w:val="19"/>
          <w:szCs w:val="19"/>
        </w:rPr>
      </w:pPr>
      <w:ins w:id="765" w:author="Author">
        <w:del w:id="766" w:author="Author">
          <w:r w:rsidRPr="00C573D6" w:rsidDel="00015253">
            <w:rPr>
              <w:rFonts w:ascii="Consolas" w:eastAsiaTheme="minorHAnsi" w:hAnsi="Consolas" w:cs="Consolas"/>
              <w:color w:val="0000FF"/>
              <w:sz w:val="19"/>
              <w:szCs w:val="19"/>
            </w:rPr>
            <w:delText>]]&gt;&lt;/</w:delText>
          </w:r>
          <w:r w:rsidRPr="00C573D6" w:rsidDel="00015253">
            <w:rPr>
              <w:rFonts w:ascii="Consolas" w:eastAsiaTheme="minorHAnsi" w:hAnsi="Consolas" w:cs="Consolas"/>
              <w:color w:val="A31515"/>
              <w:sz w:val="19"/>
              <w:szCs w:val="19"/>
            </w:rPr>
            <w:delText>xs:documentation</w:delText>
          </w:r>
          <w:r w:rsidRPr="00C573D6" w:rsidDel="00015253">
            <w:rPr>
              <w:rFonts w:ascii="Consolas" w:eastAsiaTheme="minorHAnsi" w:hAnsi="Consolas" w:cs="Consolas"/>
              <w:color w:val="0000FF"/>
              <w:sz w:val="19"/>
              <w:szCs w:val="19"/>
            </w:rPr>
            <w:delText>&gt;</w:delText>
          </w:r>
        </w:del>
      </w:ins>
    </w:p>
    <w:p w14:paraId="00283AC1" w14:textId="618F14F7" w:rsidR="00C573D6" w:rsidRPr="00C573D6" w:rsidDel="00015253" w:rsidRDefault="00C573D6" w:rsidP="00C573D6">
      <w:pPr>
        <w:autoSpaceDE w:val="0"/>
        <w:autoSpaceDN w:val="0"/>
        <w:adjustRightInd w:val="0"/>
        <w:spacing w:after="0" w:line="240" w:lineRule="auto"/>
        <w:rPr>
          <w:ins w:id="767" w:author="Author"/>
          <w:del w:id="768" w:author="Author"/>
          <w:rFonts w:ascii="Consolas" w:eastAsiaTheme="minorHAnsi" w:hAnsi="Consolas" w:cs="Consolas"/>
          <w:color w:val="000000"/>
          <w:sz w:val="19"/>
          <w:szCs w:val="19"/>
        </w:rPr>
      </w:pPr>
      <w:ins w:id="769" w:author="Author">
        <w:del w:id="7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xs:annotation</w:delText>
          </w:r>
          <w:r w:rsidRPr="00C573D6" w:rsidDel="00015253">
            <w:rPr>
              <w:rFonts w:ascii="Consolas" w:eastAsiaTheme="minorHAnsi" w:hAnsi="Consolas" w:cs="Consolas"/>
              <w:color w:val="0000FF"/>
              <w:sz w:val="19"/>
              <w:szCs w:val="19"/>
            </w:rPr>
            <w:delText>&gt;</w:delText>
          </w:r>
        </w:del>
      </w:ins>
    </w:p>
    <w:p w14:paraId="2262BBB5" w14:textId="0BCBE34F" w:rsidR="00C573D6" w:rsidRPr="00C573D6" w:rsidDel="00015253" w:rsidRDefault="00C573D6" w:rsidP="00C573D6">
      <w:pPr>
        <w:autoSpaceDE w:val="0"/>
        <w:autoSpaceDN w:val="0"/>
        <w:adjustRightInd w:val="0"/>
        <w:spacing w:after="0" w:line="240" w:lineRule="auto"/>
        <w:rPr>
          <w:ins w:id="771" w:author="Author"/>
          <w:del w:id="772" w:author="Author"/>
          <w:rFonts w:ascii="Consolas" w:eastAsiaTheme="minorHAnsi" w:hAnsi="Consolas" w:cs="Consolas"/>
          <w:color w:val="000000"/>
          <w:sz w:val="19"/>
          <w:szCs w:val="19"/>
        </w:rPr>
      </w:pPr>
      <w:ins w:id="773" w:author="Author">
        <w:del w:id="7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008000"/>
              <w:sz w:val="19"/>
              <w:szCs w:val="19"/>
            </w:rPr>
            <w:delText xml:space="preserve"> Complex Types </w:delText>
          </w:r>
          <w:r w:rsidRPr="00C573D6" w:rsidDel="00015253">
            <w:rPr>
              <w:rFonts w:ascii="Consolas" w:eastAsiaTheme="minorHAnsi" w:hAnsi="Consolas" w:cs="Consolas"/>
              <w:color w:val="0000FF"/>
              <w:sz w:val="19"/>
              <w:szCs w:val="19"/>
            </w:rPr>
            <w:delText>--&gt;</w:delText>
          </w:r>
        </w:del>
      </w:ins>
    </w:p>
    <w:p w14:paraId="40C7CE12" w14:textId="7B2FD80A" w:rsidR="00C573D6" w:rsidRPr="00C573D6" w:rsidDel="00015253" w:rsidRDefault="00C573D6" w:rsidP="00C573D6">
      <w:pPr>
        <w:autoSpaceDE w:val="0"/>
        <w:autoSpaceDN w:val="0"/>
        <w:adjustRightInd w:val="0"/>
        <w:spacing w:after="0" w:line="240" w:lineRule="auto"/>
        <w:rPr>
          <w:ins w:id="775" w:author="Author"/>
          <w:del w:id="776" w:author="Author"/>
          <w:rFonts w:ascii="Consolas" w:eastAsiaTheme="minorHAnsi" w:hAnsi="Consolas" w:cs="Consolas"/>
          <w:color w:val="000000"/>
          <w:sz w:val="19"/>
          <w:szCs w:val="19"/>
        </w:rPr>
      </w:pPr>
      <w:ins w:id="777" w:author="Author">
        <w:del w:id="7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C395D0F" w14:textId="093BB028" w:rsidR="00C573D6" w:rsidRPr="00C573D6" w:rsidDel="00015253" w:rsidRDefault="00C573D6" w:rsidP="00C573D6">
      <w:pPr>
        <w:autoSpaceDE w:val="0"/>
        <w:autoSpaceDN w:val="0"/>
        <w:adjustRightInd w:val="0"/>
        <w:spacing w:after="0" w:line="240" w:lineRule="auto"/>
        <w:rPr>
          <w:ins w:id="779" w:author="Author"/>
          <w:del w:id="780" w:author="Author"/>
          <w:rFonts w:ascii="Consolas" w:eastAsiaTheme="minorHAnsi" w:hAnsi="Consolas" w:cs="Consolas"/>
          <w:color w:val="000000"/>
          <w:sz w:val="19"/>
          <w:szCs w:val="19"/>
        </w:rPr>
      </w:pPr>
      <w:ins w:id="781" w:author="Author">
        <w:del w:id="7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4FB3DE17" w14:textId="1127B6FA" w:rsidR="00C573D6" w:rsidRPr="00C573D6" w:rsidDel="00015253" w:rsidRDefault="00C573D6" w:rsidP="00C573D6">
      <w:pPr>
        <w:autoSpaceDE w:val="0"/>
        <w:autoSpaceDN w:val="0"/>
        <w:adjustRightInd w:val="0"/>
        <w:spacing w:after="0" w:line="240" w:lineRule="auto"/>
        <w:rPr>
          <w:ins w:id="783" w:author="Author"/>
          <w:del w:id="784" w:author="Author"/>
          <w:rFonts w:ascii="Consolas" w:eastAsiaTheme="minorHAnsi" w:hAnsi="Consolas" w:cs="Consolas"/>
          <w:color w:val="000000"/>
          <w:sz w:val="19"/>
          <w:szCs w:val="19"/>
        </w:rPr>
      </w:pPr>
      <w:ins w:id="785" w:author="Author">
        <w:del w:id="7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25C09CC" w14:textId="52351D2E" w:rsidR="00C573D6" w:rsidRPr="00C573D6" w:rsidDel="00015253" w:rsidRDefault="00C573D6" w:rsidP="00C573D6">
      <w:pPr>
        <w:autoSpaceDE w:val="0"/>
        <w:autoSpaceDN w:val="0"/>
        <w:adjustRightInd w:val="0"/>
        <w:spacing w:after="0" w:line="240" w:lineRule="auto"/>
        <w:rPr>
          <w:ins w:id="787" w:author="Author"/>
          <w:del w:id="788" w:author="Author"/>
          <w:rFonts w:ascii="Consolas" w:eastAsiaTheme="minorHAnsi" w:hAnsi="Consolas" w:cs="Consolas"/>
          <w:color w:val="000000"/>
          <w:sz w:val="19"/>
          <w:szCs w:val="19"/>
        </w:rPr>
      </w:pPr>
      <w:ins w:id="789" w:author="Author">
        <w:del w:id="7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resources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FF0B119" w14:textId="07224E4F" w:rsidR="00C573D6" w:rsidRPr="00C573D6" w:rsidDel="00015253" w:rsidRDefault="00C573D6" w:rsidP="00C573D6">
      <w:pPr>
        <w:autoSpaceDE w:val="0"/>
        <w:autoSpaceDN w:val="0"/>
        <w:adjustRightInd w:val="0"/>
        <w:spacing w:after="0" w:line="240" w:lineRule="auto"/>
        <w:rPr>
          <w:ins w:id="791" w:author="Author"/>
          <w:del w:id="792" w:author="Author"/>
          <w:rFonts w:ascii="Consolas" w:eastAsiaTheme="minorHAnsi" w:hAnsi="Consolas" w:cs="Consolas"/>
          <w:color w:val="000000"/>
          <w:sz w:val="19"/>
          <w:szCs w:val="19"/>
        </w:rPr>
      </w:pPr>
      <w:ins w:id="793" w:author="Author">
        <w:del w:id="7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build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FC6EBB1" w14:textId="38E55BBA" w:rsidR="00C573D6" w:rsidRPr="00C573D6" w:rsidDel="00015253" w:rsidRDefault="00C573D6" w:rsidP="00C573D6">
      <w:pPr>
        <w:autoSpaceDE w:val="0"/>
        <w:autoSpaceDN w:val="0"/>
        <w:adjustRightInd w:val="0"/>
        <w:spacing w:after="0" w:line="240" w:lineRule="auto"/>
        <w:rPr>
          <w:ins w:id="795" w:author="Author"/>
          <w:del w:id="796" w:author="Author"/>
          <w:rFonts w:ascii="Consolas" w:eastAsiaTheme="minorHAnsi" w:hAnsi="Consolas" w:cs="Consolas"/>
          <w:color w:val="000000"/>
          <w:sz w:val="19"/>
          <w:szCs w:val="19"/>
        </w:rPr>
      </w:pPr>
      <w:ins w:id="797" w:author="Author">
        <w:del w:id="7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D4CB672" w14:textId="60E6DB08" w:rsidR="00C573D6" w:rsidRPr="00C573D6" w:rsidDel="00015253" w:rsidRDefault="00C573D6" w:rsidP="00C573D6">
      <w:pPr>
        <w:autoSpaceDE w:val="0"/>
        <w:autoSpaceDN w:val="0"/>
        <w:adjustRightInd w:val="0"/>
        <w:spacing w:after="0" w:line="240" w:lineRule="auto"/>
        <w:rPr>
          <w:ins w:id="799" w:author="Author"/>
          <w:del w:id="800" w:author="Author"/>
          <w:rFonts w:ascii="Consolas" w:eastAsiaTheme="minorHAnsi" w:hAnsi="Consolas" w:cs="Consolas"/>
          <w:color w:val="000000"/>
          <w:sz w:val="19"/>
          <w:szCs w:val="19"/>
        </w:rPr>
      </w:pPr>
      <w:ins w:id="801" w:author="Author">
        <w:del w:id="8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030028C1" w14:textId="62EBB991" w:rsidR="00C573D6" w:rsidRPr="00C573D6" w:rsidDel="00015253" w:rsidRDefault="00C573D6" w:rsidP="00C573D6">
      <w:pPr>
        <w:autoSpaceDE w:val="0"/>
        <w:autoSpaceDN w:val="0"/>
        <w:adjustRightInd w:val="0"/>
        <w:spacing w:after="0" w:line="240" w:lineRule="auto"/>
        <w:rPr>
          <w:ins w:id="803" w:author="Author"/>
          <w:del w:id="804" w:author="Author"/>
          <w:rFonts w:ascii="Consolas" w:eastAsiaTheme="minorHAnsi" w:hAnsi="Consolas" w:cs="Consolas"/>
          <w:color w:val="000000"/>
          <w:sz w:val="19"/>
          <w:szCs w:val="19"/>
        </w:rPr>
      </w:pPr>
      <w:ins w:id="805" w:author="Author">
        <w:del w:id="8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unit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ST_Unit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default</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millimeter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82838F9" w14:textId="563A520E" w:rsidR="00C573D6" w:rsidRPr="00C573D6" w:rsidDel="00015253" w:rsidRDefault="00C573D6" w:rsidP="00C573D6">
      <w:pPr>
        <w:autoSpaceDE w:val="0"/>
        <w:autoSpaceDN w:val="0"/>
        <w:adjustRightInd w:val="0"/>
        <w:spacing w:after="0" w:line="240" w:lineRule="auto"/>
        <w:rPr>
          <w:ins w:id="807" w:author="Author"/>
          <w:del w:id="808" w:author="Author"/>
          <w:rFonts w:ascii="Consolas" w:eastAsiaTheme="minorHAnsi" w:hAnsi="Consolas" w:cs="Consolas"/>
          <w:color w:val="000000"/>
          <w:sz w:val="19"/>
          <w:szCs w:val="19"/>
        </w:rPr>
      </w:pPr>
      <w:ins w:id="809" w:author="Author">
        <w:del w:id="8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xml:lang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A1E7F86" w14:textId="4D81F63A" w:rsidR="00C573D6" w:rsidRPr="00C573D6" w:rsidDel="00015253" w:rsidRDefault="00C573D6" w:rsidP="00C573D6">
      <w:pPr>
        <w:autoSpaceDE w:val="0"/>
        <w:autoSpaceDN w:val="0"/>
        <w:adjustRightInd w:val="0"/>
        <w:spacing w:after="0" w:line="240" w:lineRule="auto"/>
        <w:rPr>
          <w:ins w:id="811" w:author="Author"/>
          <w:del w:id="812" w:author="Author"/>
          <w:rFonts w:ascii="Consolas" w:eastAsiaTheme="minorHAnsi" w:hAnsi="Consolas" w:cs="Consolas"/>
          <w:color w:val="000000"/>
          <w:sz w:val="19"/>
          <w:szCs w:val="19"/>
        </w:rPr>
      </w:pPr>
      <w:ins w:id="813" w:author="Author">
        <w:del w:id="8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requiredextensions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F0F2B11" w14:textId="1C0A1154" w:rsidR="00C573D6" w:rsidRPr="00C573D6" w:rsidDel="00015253" w:rsidRDefault="00C573D6" w:rsidP="00C573D6">
      <w:pPr>
        <w:autoSpaceDE w:val="0"/>
        <w:autoSpaceDN w:val="0"/>
        <w:adjustRightInd w:val="0"/>
        <w:spacing w:after="0" w:line="240" w:lineRule="auto"/>
        <w:rPr>
          <w:ins w:id="815" w:author="Author"/>
          <w:del w:id="816" w:author="Author"/>
          <w:rFonts w:ascii="Consolas" w:eastAsiaTheme="minorHAnsi" w:hAnsi="Consolas" w:cs="Consolas"/>
          <w:color w:val="000000"/>
          <w:sz w:val="19"/>
          <w:szCs w:val="19"/>
        </w:rPr>
      </w:pPr>
      <w:ins w:id="817" w:author="Author">
        <w:del w:id="8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3F420E4" w14:textId="3EF7A0A0" w:rsidR="00C573D6" w:rsidRPr="00C573D6" w:rsidDel="00015253" w:rsidRDefault="00C573D6" w:rsidP="00C573D6">
      <w:pPr>
        <w:autoSpaceDE w:val="0"/>
        <w:autoSpaceDN w:val="0"/>
        <w:adjustRightInd w:val="0"/>
        <w:spacing w:after="0" w:line="240" w:lineRule="auto"/>
        <w:rPr>
          <w:ins w:id="819" w:author="Author"/>
          <w:del w:id="820" w:author="Author"/>
          <w:rFonts w:ascii="Consolas" w:eastAsiaTheme="minorHAnsi" w:hAnsi="Consolas" w:cs="Consolas"/>
          <w:color w:val="000000"/>
          <w:sz w:val="19"/>
          <w:szCs w:val="19"/>
        </w:rPr>
      </w:pPr>
      <w:ins w:id="821" w:author="Author">
        <w:del w:id="8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479E8C17" w14:textId="68950007" w:rsidR="00C573D6" w:rsidRPr="00C573D6" w:rsidDel="00015253" w:rsidRDefault="00C573D6" w:rsidP="00C573D6">
      <w:pPr>
        <w:autoSpaceDE w:val="0"/>
        <w:autoSpaceDN w:val="0"/>
        <w:adjustRightInd w:val="0"/>
        <w:spacing w:after="0" w:line="240" w:lineRule="auto"/>
        <w:rPr>
          <w:ins w:id="823" w:author="Author"/>
          <w:del w:id="824" w:author="Author"/>
          <w:rFonts w:ascii="Consolas" w:eastAsiaTheme="minorHAnsi" w:hAnsi="Consolas" w:cs="Consolas"/>
          <w:color w:val="000000"/>
          <w:sz w:val="19"/>
          <w:szCs w:val="19"/>
        </w:rPr>
      </w:pPr>
      <w:ins w:id="825" w:author="Author">
        <w:del w:id="8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CT_Resources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8713037" w14:textId="6CB5B015" w:rsidR="00C573D6" w:rsidRPr="00C573D6" w:rsidDel="00015253" w:rsidRDefault="00C573D6" w:rsidP="00C573D6">
      <w:pPr>
        <w:autoSpaceDE w:val="0"/>
        <w:autoSpaceDN w:val="0"/>
        <w:adjustRightInd w:val="0"/>
        <w:spacing w:after="0" w:line="240" w:lineRule="auto"/>
        <w:rPr>
          <w:ins w:id="827" w:author="Author"/>
          <w:del w:id="828" w:author="Author"/>
          <w:rFonts w:ascii="Consolas" w:eastAsiaTheme="minorHAnsi" w:hAnsi="Consolas" w:cs="Consolas"/>
          <w:color w:val="000000"/>
          <w:sz w:val="19"/>
          <w:szCs w:val="19"/>
        </w:rPr>
      </w:pPr>
      <w:ins w:id="829" w:author="Author">
        <w:del w:id="8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9536A00" w14:textId="470E4E9A" w:rsidR="00C573D6" w:rsidRPr="00C573D6" w:rsidDel="00015253" w:rsidRDefault="00C573D6" w:rsidP="00C573D6">
      <w:pPr>
        <w:autoSpaceDE w:val="0"/>
        <w:autoSpaceDN w:val="0"/>
        <w:adjustRightInd w:val="0"/>
        <w:spacing w:after="0" w:line="240" w:lineRule="auto"/>
        <w:rPr>
          <w:ins w:id="831" w:author="Author"/>
          <w:del w:id="832" w:author="Author"/>
          <w:rFonts w:ascii="Consolas" w:eastAsiaTheme="minorHAnsi" w:hAnsi="Consolas" w:cs="Consolas"/>
          <w:color w:val="000000"/>
          <w:sz w:val="19"/>
          <w:szCs w:val="19"/>
        </w:rPr>
      </w:pPr>
      <w:ins w:id="833" w:author="Author">
        <w:del w:id="8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basematerials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016486F" w14:textId="7341B8D3" w:rsidR="00C573D6" w:rsidRPr="00C573D6" w:rsidDel="00015253" w:rsidRDefault="00C573D6" w:rsidP="00C573D6">
      <w:pPr>
        <w:autoSpaceDE w:val="0"/>
        <w:autoSpaceDN w:val="0"/>
        <w:adjustRightInd w:val="0"/>
        <w:spacing w:after="0" w:line="240" w:lineRule="auto"/>
        <w:rPr>
          <w:ins w:id="835" w:author="Author"/>
          <w:del w:id="836" w:author="Author"/>
          <w:rFonts w:ascii="Consolas" w:eastAsiaTheme="minorHAnsi" w:hAnsi="Consolas" w:cs="Consolas"/>
          <w:color w:val="000000"/>
          <w:sz w:val="19"/>
          <w:szCs w:val="19"/>
        </w:rPr>
      </w:pPr>
      <w:ins w:id="837" w:author="Author">
        <w:del w:id="8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1E59A45" w14:textId="6E6D93E4" w:rsidR="00C573D6" w:rsidRPr="00C573D6" w:rsidDel="00015253" w:rsidRDefault="00C573D6" w:rsidP="00C573D6">
      <w:pPr>
        <w:autoSpaceDE w:val="0"/>
        <w:autoSpaceDN w:val="0"/>
        <w:adjustRightInd w:val="0"/>
        <w:spacing w:after="0" w:line="240" w:lineRule="auto"/>
        <w:rPr>
          <w:ins w:id="839" w:author="Author"/>
          <w:del w:id="840" w:author="Author"/>
          <w:rFonts w:ascii="Consolas" w:eastAsiaTheme="minorHAnsi" w:hAnsi="Consolas" w:cs="Consolas"/>
          <w:color w:val="000000"/>
          <w:sz w:val="19"/>
          <w:szCs w:val="19"/>
        </w:rPr>
      </w:pPr>
      <w:ins w:id="841" w:author="Author">
        <w:del w:id="8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object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05C4200" w14:textId="66C87851" w:rsidR="00C573D6" w:rsidRPr="00C573D6" w:rsidDel="00015253" w:rsidRDefault="00C573D6" w:rsidP="00C573D6">
      <w:pPr>
        <w:autoSpaceDE w:val="0"/>
        <w:autoSpaceDN w:val="0"/>
        <w:adjustRightInd w:val="0"/>
        <w:spacing w:after="0" w:line="240" w:lineRule="auto"/>
        <w:rPr>
          <w:ins w:id="843" w:author="Author"/>
          <w:del w:id="844" w:author="Author"/>
          <w:rFonts w:ascii="Consolas" w:eastAsiaTheme="minorHAnsi" w:hAnsi="Consolas" w:cs="Consolas"/>
          <w:color w:val="000000"/>
          <w:sz w:val="19"/>
          <w:szCs w:val="19"/>
        </w:rPr>
      </w:pPr>
      <w:ins w:id="845" w:author="Author">
        <w:del w:id="8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2E5CDA49" w14:textId="1459C855" w:rsidR="00C573D6" w:rsidRPr="00C573D6" w:rsidDel="00015253" w:rsidRDefault="00C573D6" w:rsidP="00C573D6">
      <w:pPr>
        <w:autoSpaceDE w:val="0"/>
        <w:autoSpaceDN w:val="0"/>
        <w:adjustRightInd w:val="0"/>
        <w:spacing w:after="0" w:line="240" w:lineRule="auto"/>
        <w:rPr>
          <w:ins w:id="847" w:author="Author"/>
          <w:del w:id="848" w:author="Author"/>
          <w:rFonts w:ascii="Consolas" w:eastAsiaTheme="minorHAnsi" w:hAnsi="Consolas" w:cs="Consolas"/>
          <w:color w:val="000000"/>
          <w:sz w:val="19"/>
          <w:szCs w:val="19"/>
        </w:rPr>
      </w:pPr>
      <w:ins w:id="849" w:author="Author">
        <w:del w:id="8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B2EE5A8" w14:textId="7EC0AF6C" w:rsidR="00C573D6" w:rsidRPr="00C573D6" w:rsidDel="00015253" w:rsidRDefault="00C573D6" w:rsidP="00C573D6">
      <w:pPr>
        <w:autoSpaceDE w:val="0"/>
        <w:autoSpaceDN w:val="0"/>
        <w:adjustRightInd w:val="0"/>
        <w:spacing w:after="0" w:line="240" w:lineRule="auto"/>
        <w:rPr>
          <w:ins w:id="851" w:author="Author"/>
          <w:del w:id="852" w:author="Author"/>
          <w:rFonts w:ascii="Consolas" w:eastAsiaTheme="minorHAnsi" w:hAnsi="Consolas" w:cs="Consolas"/>
          <w:color w:val="000000"/>
          <w:sz w:val="19"/>
          <w:szCs w:val="19"/>
        </w:rPr>
      </w:pPr>
      <w:ins w:id="853" w:author="Author">
        <w:del w:id="8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112D2E48" w14:textId="13611EA1" w:rsidR="00C573D6" w:rsidRPr="00C573D6" w:rsidDel="00015253" w:rsidRDefault="00C573D6" w:rsidP="00C573D6">
      <w:pPr>
        <w:autoSpaceDE w:val="0"/>
        <w:autoSpaceDN w:val="0"/>
        <w:adjustRightInd w:val="0"/>
        <w:spacing w:after="0" w:line="240" w:lineRule="auto"/>
        <w:rPr>
          <w:ins w:id="855" w:author="Author"/>
          <w:del w:id="856" w:author="Author"/>
          <w:rFonts w:ascii="Consolas" w:eastAsiaTheme="minorHAnsi" w:hAnsi="Consolas" w:cs="Consolas"/>
          <w:color w:val="000000"/>
          <w:sz w:val="19"/>
          <w:szCs w:val="19"/>
        </w:rPr>
      </w:pPr>
      <w:ins w:id="857" w:author="Author">
        <w:del w:id="8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CT_Build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D55483E" w14:textId="46D41094" w:rsidR="00C573D6" w:rsidRPr="00C573D6" w:rsidDel="00015253" w:rsidRDefault="00C573D6" w:rsidP="00C573D6">
      <w:pPr>
        <w:autoSpaceDE w:val="0"/>
        <w:autoSpaceDN w:val="0"/>
        <w:adjustRightInd w:val="0"/>
        <w:spacing w:after="0" w:line="240" w:lineRule="auto"/>
        <w:rPr>
          <w:ins w:id="859" w:author="Author"/>
          <w:del w:id="860" w:author="Author"/>
          <w:rFonts w:ascii="Consolas" w:eastAsiaTheme="minorHAnsi" w:hAnsi="Consolas" w:cs="Consolas"/>
          <w:color w:val="000000"/>
          <w:sz w:val="19"/>
          <w:szCs w:val="19"/>
        </w:rPr>
      </w:pPr>
      <w:ins w:id="861" w:author="Author">
        <w:del w:id="8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BC11BF6" w14:textId="0EDA8C3D" w:rsidR="00C573D6" w:rsidRPr="00C573D6" w:rsidDel="00015253" w:rsidRDefault="00C573D6" w:rsidP="00C573D6">
      <w:pPr>
        <w:autoSpaceDE w:val="0"/>
        <w:autoSpaceDN w:val="0"/>
        <w:adjustRightInd w:val="0"/>
        <w:spacing w:after="0" w:line="240" w:lineRule="auto"/>
        <w:rPr>
          <w:ins w:id="863" w:author="Author"/>
          <w:del w:id="864" w:author="Author"/>
          <w:rFonts w:ascii="Consolas" w:eastAsiaTheme="minorHAnsi" w:hAnsi="Consolas" w:cs="Consolas"/>
          <w:color w:val="000000"/>
          <w:sz w:val="19"/>
          <w:szCs w:val="19"/>
        </w:rPr>
      </w:pPr>
      <w:ins w:id="865" w:author="Author">
        <w:del w:id="8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item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A5A7100" w14:textId="21E2A94A" w:rsidR="00C573D6" w:rsidRPr="00C573D6" w:rsidDel="00015253" w:rsidRDefault="00C573D6" w:rsidP="00C573D6">
      <w:pPr>
        <w:autoSpaceDE w:val="0"/>
        <w:autoSpaceDN w:val="0"/>
        <w:adjustRightInd w:val="0"/>
        <w:spacing w:after="0" w:line="240" w:lineRule="auto"/>
        <w:rPr>
          <w:ins w:id="867" w:author="Author"/>
          <w:del w:id="868" w:author="Author"/>
          <w:rFonts w:ascii="Consolas" w:eastAsiaTheme="minorHAnsi" w:hAnsi="Consolas" w:cs="Consolas"/>
          <w:color w:val="000000"/>
          <w:sz w:val="19"/>
          <w:szCs w:val="19"/>
        </w:rPr>
      </w:pPr>
      <w:ins w:id="869" w:author="Author">
        <w:del w:id="8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5AADF586" w14:textId="2BF04687" w:rsidR="00C573D6" w:rsidRPr="00C573D6" w:rsidDel="00015253" w:rsidRDefault="00C573D6" w:rsidP="00C573D6">
      <w:pPr>
        <w:autoSpaceDE w:val="0"/>
        <w:autoSpaceDN w:val="0"/>
        <w:adjustRightInd w:val="0"/>
        <w:spacing w:after="0" w:line="240" w:lineRule="auto"/>
        <w:rPr>
          <w:ins w:id="871" w:author="Author"/>
          <w:del w:id="872" w:author="Author"/>
          <w:rFonts w:ascii="Consolas" w:eastAsiaTheme="minorHAnsi" w:hAnsi="Consolas" w:cs="Consolas"/>
          <w:color w:val="000000"/>
          <w:sz w:val="19"/>
          <w:szCs w:val="19"/>
        </w:rPr>
      </w:pPr>
      <w:ins w:id="873" w:author="Author">
        <w:del w:id="8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EB0FE6E" w14:textId="4E7BEA46" w:rsidR="00C573D6" w:rsidRPr="00C573D6" w:rsidDel="00015253" w:rsidRDefault="00C573D6" w:rsidP="00C573D6">
      <w:pPr>
        <w:autoSpaceDE w:val="0"/>
        <w:autoSpaceDN w:val="0"/>
        <w:adjustRightInd w:val="0"/>
        <w:spacing w:after="0" w:line="240" w:lineRule="auto"/>
        <w:rPr>
          <w:ins w:id="875" w:author="Author"/>
          <w:del w:id="876" w:author="Author"/>
          <w:rFonts w:ascii="Consolas" w:eastAsiaTheme="minorHAnsi" w:hAnsi="Consolas" w:cs="Consolas"/>
          <w:color w:val="000000"/>
          <w:sz w:val="19"/>
          <w:szCs w:val="19"/>
        </w:rPr>
      </w:pPr>
      <w:ins w:id="877" w:author="Author">
        <w:del w:id="8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471D9941" w14:textId="5CBBB058" w:rsidR="00C573D6" w:rsidRPr="00C573D6" w:rsidDel="00015253" w:rsidRDefault="00C573D6" w:rsidP="00C573D6">
      <w:pPr>
        <w:autoSpaceDE w:val="0"/>
        <w:autoSpaceDN w:val="0"/>
        <w:adjustRightInd w:val="0"/>
        <w:spacing w:after="0" w:line="240" w:lineRule="auto"/>
        <w:rPr>
          <w:ins w:id="879" w:author="Author"/>
          <w:del w:id="880" w:author="Author"/>
          <w:rFonts w:ascii="Consolas" w:eastAsiaTheme="minorHAnsi" w:hAnsi="Consolas" w:cs="Consolas"/>
          <w:color w:val="000000"/>
          <w:sz w:val="19"/>
          <w:szCs w:val="19"/>
        </w:rPr>
      </w:pPr>
      <w:ins w:id="881" w:author="Author">
        <w:del w:id="8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CT_BaseMaterials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58D1D8A" w14:textId="6F1B7EDA" w:rsidR="00C573D6" w:rsidRPr="00C573D6" w:rsidDel="00015253" w:rsidRDefault="00C573D6" w:rsidP="00C573D6">
      <w:pPr>
        <w:autoSpaceDE w:val="0"/>
        <w:autoSpaceDN w:val="0"/>
        <w:adjustRightInd w:val="0"/>
        <w:spacing w:after="0" w:line="240" w:lineRule="auto"/>
        <w:rPr>
          <w:ins w:id="883" w:author="Author"/>
          <w:del w:id="884" w:author="Author"/>
          <w:rFonts w:ascii="Consolas" w:eastAsiaTheme="minorHAnsi" w:hAnsi="Consolas" w:cs="Consolas"/>
          <w:color w:val="000000"/>
          <w:sz w:val="19"/>
          <w:szCs w:val="19"/>
        </w:rPr>
      </w:pPr>
      <w:ins w:id="885" w:author="Author">
        <w:del w:id="8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21B3298D" w14:textId="3BA603C1" w:rsidR="00C573D6" w:rsidRPr="00C573D6" w:rsidDel="00015253" w:rsidRDefault="00C573D6" w:rsidP="00C573D6">
      <w:pPr>
        <w:autoSpaceDE w:val="0"/>
        <w:autoSpaceDN w:val="0"/>
        <w:adjustRightInd w:val="0"/>
        <w:spacing w:after="0" w:line="240" w:lineRule="auto"/>
        <w:rPr>
          <w:ins w:id="887" w:author="Author"/>
          <w:del w:id="888" w:author="Author"/>
          <w:rFonts w:ascii="Consolas" w:eastAsiaTheme="minorHAnsi" w:hAnsi="Consolas" w:cs="Consolas"/>
          <w:color w:val="000000"/>
          <w:sz w:val="19"/>
          <w:szCs w:val="19"/>
        </w:rPr>
      </w:pPr>
      <w:ins w:id="889" w:author="Author">
        <w:del w:id="8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base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14DC7B5" w14:textId="1B96CEE9" w:rsidR="00C573D6" w:rsidRPr="00C573D6" w:rsidDel="00015253" w:rsidRDefault="00C573D6" w:rsidP="00C573D6">
      <w:pPr>
        <w:autoSpaceDE w:val="0"/>
        <w:autoSpaceDN w:val="0"/>
        <w:adjustRightInd w:val="0"/>
        <w:spacing w:after="0" w:line="240" w:lineRule="auto"/>
        <w:rPr>
          <w:ins w:id="891" w:author="Author"/>
          <w:del w:id="892" w:author="Author"/>
          <w:rFonts w:ascii="Consolas" w:eastAsiaTheme="minorHAnsi" w:hAnsi="Consolas" w:cs="Consolas"/>
          <w:color w:val="000000"/>
          <w:sz w:val="19"/>
          <w:szCs w:val="19"/>
        </w:rPr>
      </w:pPr>
      <w:ins w:id="893" w:author="Author">
        <w:del w:id="8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4FF36184" w14:textId="73519491" w:rsidR="00C573D6" w:rsidRPr="00C573D6" w:rsidDel="00015253" w:rsidRDefault="00C573D6" w:rsidP="00C573D6">
      <w:pPr>
        <w:autoSpaceDE w:val="0"/>
        <w:autoSpaceDN w:val="0"/>
        <w:adjustRightInd w:val="0"/>
        <w:spacing w:after="0" w:line="240" w:lineRule="auto"/>
        <w:rPr>
          <w:ins w:id="895" w:author="Author"/>
          <w:del w:id="896" w:author="Author"/>
          <w:rFonts w:ascii="Consolas" w:eastAsiaTheme="minorHAnsi" w:hAnsi="Consolas" w:cs="Consolas"/>
          <w:color w:val="000000"/>
          <w:sz w:val="19"/>
          <w:szCs w:val="19"/>
        </w:rPr>
      </w:pPr>
      <w:ins w:id="897" w:author="Author">
        <w:del w:id="8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6F0DB0C" w14:textId="6EF612D0" w:rsidR="00C573D6" w:rsidRPr="00C573D6" w:rsidDel="00015253" w:rsidRDefault="00C573D6" w:rsidP="00C573D6">
      <w:pPr>
        <w:autoSpaceDE w:val="0"/>
        <w:autoSpaceDN w:val="0"/>
        <w:adjustRightInd w:val="0"/>
        <w:spacing w:after="0" w:line="240" w:lineRule="auto"/>
        <w:rPr>
          <w:ins w:id="899" w:author="Author"/>
          <w:del w:id="900" w:author="Author"/>
          <w:rFonts w:ascii="Consolas" w:eastAsiaTheme="minorHAnsi" w:hAnsi="Consolas" w:cs="Consolas"/>
          <w:color w:val="000000"/>
          <w:sz w:val="19"/>
          <w:szCs w:val="19"/>
        </w:rPr>
      </w:pPr>
      <w:ins w:id="901" w:author="Author">
        <w:del w:id="902" w:author="Author">
          <w:r w:rsidRPr="00C573D6" w:rsidDel="00015253">
            <w:rPr>
              <w:rFonts w:ascii="Consolas" w:eastAsiaTheme="minorHAnsi" w:hAnsi="Consolas" w:cs="Consolas"/>
              <w:color w:val="0000FF"/>
              <w:sz w:val="19"/>
              <w:szCs w:val="19"/>
            </w:rPr>
            <w:delText xml:space="preserve">  &lt;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11029E3" w14:textId="6D1FBA4C" w:rsidR="00C573D6" w:rsidRPr="00C573D6" w:rsidDel="00015253" w:rsidRDefault="00C573D6" w:rsidP="00C573D6">
      <w:pPr>
        <w:autoSpaceDE w:val="0"/>
        <w:autoSpaceDN w:val="0"/>
        <w:adjustRightInd w:val="0"/>
        <w:spacing w:after="0" w:line="240" w:lineRule="auto"/>
        <w:rPr>
          <w:ins w:id="903" w:author="Author"/>
          <w:del w:id="904" w:author="Author"/>
          <w:rFonts w:ascii="Consolas" w:eastAsiaTheme="minorHAnsi" w:hAnsi="Consolas" w:cs="Consolas"/>
          <w:color w:val="000000"/>
          <w:sz w:val="19"/>
          <w:szCs w:val="19"/>
        </w:rPr>
      </w:pPr>
      <w:ins w:id="905" w:author="Author">
        <w:del w:id="9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0423AABB" w14:textId="3A3344D6" w:rsidR="00C573D6" w:rsidRPr="00C573D6" w:rsidDel="00015253" w:rsidRDefault="00C573D6" w:rsidP="00C573D6">
      <w:pPr>
        <w:autoSpaceDE w:val="0"/>
        <w:autoSpaceDN w:val="0"/>
        <w:adjustRightInd w:val="0"/>
        <w:spacing w:after="0" w:line="240" w:lineRule="auto"/>
        <w:rPr>
          <w:ins w:id="907" w:author="Author"/>
          <w:del w:id="908" w:author="Author"/>
          <w:rFonts w:ascii="Consolas" w:eastAsiaTheme="minorHAnsi" w:hAnsi="Consolas" w:cs="Consolas"/>
          <w:color w:val="000000"/>
          <w:sz w:val="19"/>
          <w:szCs w:val="19"/>
        </w:rPr>
      </w:pPr>
      <w:ins w:id="909" w:author="Author">
        <w:del w:id="9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CT_Base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759836D" w14:textId="5BD212A8" w:rsidR="00C573D6" w:rsidRPr="00C573D6" w:rsidDel="00015253" w:rsidRDefault="00C573D6" w:rsidP="00C573D6">
      <w:pPr>
        <w:autoSpaceDE w:val="0"/>
        <w:autoSpaceDN w:val="0"/>
        <w:adjustRightInd w:val="0"/>
        <w:spacing w:after="0" w:line="240" w:lineRule="auto"/>
        <w:rPr>
          <w:ins w:id="911" w:author="Author"/>
          <w:del w:id="912" w:author="Author"/>
          <w:rFonts w:ascii="Consolas" w:eastAsiaTheme="minorHAnsi" w:hAnsi="Consolas" w:cs="Consolas"/>
          <w:color w:val="000000"/>
          <w:sz w:val="19"/>
          <w:szCs w:val="19"/>
        </w:rPr>
      </w:pPr>
      <w:ins w:id="913" w:author="Author">
        <w:del w:id="9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name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013CEFA" w14:textId="74C3F7A9" w:rsidR="00C573D6" w:rsidRPr="00C573D6" w:rsidDel="00015253" w:rsidRDefault="00C573D6" w:rsidP="00C573D6">
      <w:pPr>
        <w:autoSpaceDE w:val="0"/>
        <w:autoSpaceDN w:val="0"/>
        <w:adjustRightInd w:val="0"/>
        <w:spacing w:after="0" w:line="240" w:lineRule="auto"/>
        <w:rPr>
          <w:ins w:id="915" w:author="Author"/>
          <w:del w:id="916" w:author="Author"/>
          <w:rFonts w:ascii="Consolas" w:eastAsiaTheme="minorHAnsi" w:hAnsi="Consolas" w:cs="Consolas"/>
          <w:color w:val="000000"/>
          <w:sz w:val="19"/>
          <w:szCs w:val="19"/>
        </w:rPr>
      </w:pPr>
      <w:ins w:id="917" w:author="Author">
        <w:del w:id="9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displaycolor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ST_ColorValue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2F8399E" w14:textId="15A45C59" w:rsidR="00C573D6" w:rsidRPr="00C573D6" w:rsidDel="00015253" w:rsidRDefault="00C573D6" w:rsidP="00C573D6">
      <w:pPr>
        <w:autoSpaceDE w:val="0"/>
        <w:autoSpaceDN w:val="0"/>
        <w:adjustRightInd w:val="0"/>
        <w:spacing w:after="0" w:line="240" w:lineRule="auto"/>
        <w:rPr>
          <w:ins w:id="919" w:author="Author"/>
          <w:del w:id="920" w:author="Author"/>
          <w:rFonts w:ascii="Consolas" w:eastAsiaTheme="minorHAnsi" w:hAnsi="Consolas" w:cs="Consolas"/>
          <w:color w:val="000000"/>
          <w:sz w:val="19"/>
          <w:szCs w:val="19"/>
        </w:rPr>
      </w:pPr>
      <w:ins w:id="921" w:author="Author">
        <w:del w:id="9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7C73259" w14:textId="57BA498C" w:rsidR="00C573D6" w:rsidRPr="00C573D6" w:rsidDel="00015253" w:rsidRDefault="00C573D6" w:rsidP="00C573D6">
      <w:pPr>
        <w:autoSpaceDE w:val="0"/>
        <w:autoSpaceDN w:val="0"/>
        <w:adjustRightInd w:val="0"/>
        <w:spacing w:after="0" w:line="240" w:lineRule="auto"/>
        <w:rPr>
          <w:ins w:id="923" w:author="Author"/>
          <w:del w:id="924" w:author="Author"/>
          <w:rFonts w:ascii="Consolas" w:eastAsiaTheme="minorHAnsi" w:hAnsi="Consolas" w:cs="Consolas"/>
          <w:color w:val="000000"/>
          <w:sz w:val="19"/>
          <w:szCs w:val="19"/>
        </w:rPr>
      </w:pPr>
      <w:ins w:id="925" w:author="Author">
        <w:del w:id="9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3FE352E7" w14:textId="1EBD4F86" w:rsidR="00C573D6" w:rsidRPr="00C573D6" w:rsidDel="00015253" w:rsidRDefault="00C573D6" w:rsidP="00C573D6">
      <w:pPr>
        <w:autoSpaceDE w:val="0"/>
        <w:autoSpaceDN w:val="0"/>
        <w:adjustRightInd w:val="0"/>
        <w:spacing w:after="0" w:line="240" w:lineRule="auto"/>
        <w:rPr>
          <w:ins w:id="927" w:author="Author"/>
          <w:del w:id="928" w:author="Author"/>
          <w:rFonts w:ascii="Consolas" w:eastAsiaTheme="minorHAnsi" w:hAnsi="Consolas" w:cs="Consolas"/>
          <w:color w:val="000000"/>
          <w:sz w:val="19"/>
          <w:szCs w:val="19"/>
        </w:rPr>
      </w:pPr>
      <w:ins w:id="929" w:author="Author">
        <w:del w:id="9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EF04834" w14:textId="78FFC303" w:rsidR="00C573D6" w:rsidRPr="00C573D6" w:rsidDel="00015253" w:rsidRDefault="00C573D6" w:rsidP="00C573D6">
      <w:pPr>
        <w:autoSpaceDE w:val="0"/>
        <w:autoSpaceDN w:val="0"/>
        <w:adjustRightInd w:val="0"/>
        <w:spacing w:after="0" w:line="240" w:lineRule="auto"/>
        <w:rPr>
          <w:ins w:id="931" w:author="Author"/>
          <w:del w:id="932" w:author="Author"/>
          <w:rFonts w:ascii="Consolas" w:eastAsiaTheme="minorHAnsi" w:hAnsi="Consolas" w:cs="Consolas"/>
          <w:color w:val="000000"/>
          <w:sz w:val="19"/>
          <w:szCs w:val="19"/>
        </w:rPr>
      </w:pPr>
      <w:ins w:id="933" w:author="Author">
        <w:del w:id="9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330EB607" w14:textId="393E4EBE" w:rsidR="00C573D6" w:rsidRPr="00C573D6" w:rsidDel="00015253" w:rsidRDefault="00C573D6" w:rsidP="00C573D6">
      <w:pPr>
        <w:autoSpaceDE w:val="0"/>
        <w:autoSpaceDN w:val="0"/>
        <w:adjustRightInd w:val="0"/>
        <w:spacing w:after="0" w:line="240" w:lineRule="auto"/>
        <w:rPr>
          <w:ins w:id="935" w:author="Author"/>
          <w:del w:id="936" w:author="Author"/>
          <w:rFonts w:ascii="Consolas" w:eastAsiaTheme="minorHAnsi" w:hAnsi="Consolas" w:cs="Consolas"/>
          <w:color w:val="000000"/>
          <w:sz w:val="19"/>
          <w:szCs w:val="19"/>
        </w:rPr>
      </w:pPr>
      <w:ins w:id="937" w:author="Author">
        <w:del w:id="9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669FACA" w14:textId="788D91EC" w:rsidR="00C573D6" w:rsidRPr="00C573D6" w:rsidDel="00015253" w:rsidRDefault="00C573D6" w:rsidP="00C573D6">
      <w:pPr>
        <w:autoSpaceDE w:val="0"/>
        <w:autoSpaceDN w:val="0"/>
        <w:adjustRightInd w:val="0"/>
        <w:spacing w:after="0" w:line="240" w:lineRule="auto"/>
        <w:rPr>
          <w:ins w:id="939" w:author="Author"/>
          <w:del w:id="940" w:author="Author"/>
          <w:rFonts w:ascii="Consolas" w:eastAsiaTheme="minorHAnsi" w:hAnsi="Consolas" w:cs="Consolas"/>
          <w:color w:val="000000"/>
          <w:sz w:val="19"/>
          <w:szCs w:val="19"/>
        </w:rPr>
      </w:pPr>
      <w:ins w:id="941" w:author="Author">
        <w:del w:id="9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3AC705D4" w14:textId="79B8729E" w:rsidR="00C573D6" w:rsidRPr="00C573D6" w:rsidDel="00015253" w:rsidRDefault="00C573D6" w:rsidP="00C573D6">
      <w:pPr>
        <w:autoSpaceDE w:val="0"/>
        <w:autoSpaceDN w:val="0"/>
        <w:adjustRightInd w:val="0"/>
        <w:spacing w:after="0" w:line="240" w:lineRule="auto"/>
        <w:rPr>
          <w:ins w:id="943" w:author="Author"/>
          <w:del w:id="944" w:author="Author"/>
          <w:rFonts w:ascii="Consolas" w:eastAsiaTheme="minorHAnsi" w:hAnsi="Consolas" w:cs="Consolas"/>
          <w:color w:val="000000"/>
          <w:sz w:val="19"/>
          <w:szCs w:val="19"/>
        </w:rPr>
      </w:pPr>
      <w:ins w:id="945" w:author="Author">
        <w:del w:id="9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003765D2" w14:textId="21F7AAE5" w:rsidR="00C573D6" w:rsidRPr="00C573D6" w:rsidDel="00015253" w:rsidRDefault="00C573D6" w:rsidP="00C573D6">
      <w:pPr>
        <w:autoSpaceDE w:val="0"/>
        <w:autoSpaceDN w:val="0"/>
        <w:adjustRightInd w:val="0"/>
        <w:spacing w:after="0" w:line="240" w:lineRule="auto"/>
        <w:rPr>
          <w:ins w:id="947" w:author="Author"/>
          <w:del w:id="948" w:author="Author"/>
          <w:rFonts w:ascii="Consolas" w:eastAsiaTheme="minorHAnsi" w:hAnsi="Consolas" w:cs="Consolas"/>
          <w:color w:val="000000"/>
          <w:sz w:val="19"/>
          <w:szCs w:val="19"/>
        </w:rPr>
      </w:pPr>
      <w:ins w:id="949" w:author="Author">
        <w:del w:id="9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CT_Object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849C78F" w14:textId="2421846D" w:rsidR="00C573D6" w:rsidRPr="00C573D6" w:rsidDel="00015253" w:rsidRDefault="00C573D6" w:rsidP="00C573D6">
      <w:pPr>
        <w:autoSpaceDE w:val="0"/>
        <w:autoSpaceDN w:val="0"/>
        <w:adjustRightInd w:val="0"/>
        <w:spacing w:after="0" w:line="240" w:lineRule="auto"/>
        <w:rPr>
          <w:ins w:id="951" w:author="Author"/>
          <w:del w:id="952" w:author="Author"/>
          <w:rFonts w:ascii="Consolas" w:eastAsiaTheme="minorHAnsi" w:hAnsi="Consolas" w:cs="Consolas"/>
          <w:color w:val="000000"/>
          <w:sz w:val="19"/>
          <w:szCs w:val="19"/>
        </w:rPr>
      </w:pPr>
      <w:ins w:id="953" w:author="Author">
        <w:del w:id="9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7179A179" w14:textId="3EFFCE11" w:rsidR="00C573D6" w:rsidRPr="00C573D6" w:rsidDel="00015253" w:rsidRDefault="00C573D6" w:rsidP="00C573D6">
      <w:pPr>
        <w:autoSpaceDE w:val="0"/>
        <w:autoSpaceDN w:val="0"/>
        <w:adjustRightInd w:val="0"/>
        <w:spacing w:after="0" w:line="240" w:lineRule="auto"/>
        <w:rPr>
          <w:ins w:id="955" w:author="Author"/>
          <w:del w:id="956" w:author="Author"/>
          <w:rFonts w:ascii="Consolas" w:eastAsiaTheme="minorHAnsi" w:hAnsi="Consolas" w:cs="Consolas"/>
          <w:color w:val="000000"/>
          <w:sz w:val="19"/>
          <w:szCs w:val="19"/>
        </w:rPr>
      </w:pPr>
      <w:ins w:id="957" w:author="Author">
        <w:del w:id="9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2349617" w14:textId="207BD5F2" w:rsidR="00C573D6" w:rsidRPr="00C573D6" w:rsidDel="00015253" w:rsidRDefault="00C573D6" w:rsidP="00C573D6">
      <w:pPr>
        <w:autoSpaceDE w:val="0"/>
        <w:autoSpaceDN w:val="0"/>
        <w:adjustRightInd w:val="0"/>
        <w:spacing w:after="0" w:line="240" w:lineRule="auto"/>
        <w:rPr>
          <w:ins w:id="959" w:author="Author"/>
          <w:del w:id="960" w:author="Author"/>
          <w:rFonts w:ascii="Consolas" w:eastAsiaTheme="minorHAnsi" w:hAnsi="Consolas" w:cs="Consolas"/>
          <w:color w:val="000000"/>
          <w:sz w:val="19"/>
          <w:szCs w:val="19"/>
        </w:rPr>
      </w:pPr>
      <w:ins w:id="961" w:author="Author">
        <w:del w:id="962" w:author="Author">
          <w:r w:rsidRPr="00C573D6" w:rsidDel="00015253">
            <w:rPr>
              <w:rFonts w:ascii="Consolas" w:eastAsiaTheme="minorHAnsi" w:hAnsi="Consolas" w:cs="Consolas"/>
              <w:color w:val="0000FF"/>
              <w:sz w:val="19"/>
              <w:szCs w:val="19"/>
            </w:rPr>
            <w:lastRenderedPageBreak/>
            <w:delText>&lt;</w:delText>
          </w:r>
          <w:r w:rsidRPr="00C573D6" w:rsidDel="00015253">
            <w:rPr>
              <w:rFonts w:ascii="Consolas" w:eastAsiaTheme="minorHAnsi" w:hAnsi="Consolas" w:cs="Consolas"/>
              <w:color w:val="A31515"/>
              <w:sz w:val="19"/>
              <w:szCs w:val="19"/>
            </w:rPr>
            <w:delText>xs:choice</w:delText>
          </w:r>
          <w:r w:rsidRPr="00C573D6" w:rsidDel="00015253">
            <w:rPr>
              <w:rFonts w:ascii="Consolas" w:eastAsiaTheme="minorHAnsi" w:hAnsi="Consolas" w:cs="Consolas"/>
              <w:color w:val="0000FF"/>
              <w:sz w:val="19"/>
              <w:szCs w:val="19"/>
            </w:rPr>
            <w:delText>&gt;</w:delText>
          </w:r>
        </w:del>
      </w:ins>
    </w:p>
    <w:p w14:paraId="166EE95E" w14:textId="5B13BC4D" w:rsidR="00C573D6" w:rsidRPr="00C573D6" w:rsidDel="00015253" w:rsidRDefault="00C573D6" w:rsidP="00C573D6">
      <w:pPr>
        <w:autoSpaceDE w:val="0"/>
        <w:autoSpaceDN w:val="0"/>
        <w:adjustRightInd w:val="0"/>
        <w:spacing w:after="0" w:line="240" w:lineRule="auto"/>
        <w:rPr>
          <w:ins w:id="963" w:author="Author"/>
          <w:del w:id="964" w:author="Author"/>
          <w:rFonts w:ascii="Consolas" w:eastAsiaTheme="minorHAnsi" w:hAnsi="Consolas" w:cs="Consolas"/>
          <w:color w:val="000000"/>
          <w:sz w:val="19"/>
          <w:szCs w:val="19"/>
        </w:rPr>
      </w:pPr>
      <w:ins w:id="965" w:author="Author">
        <w:del w:id="9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mesh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7FB7C0A" w14:textId="7B6C22E4" w:rsidR="00C573D6" w:rsidRPr="00C573D6" w:rsidDel="00015253" w:rsidRDefault="00C573D6" w:rsidP="00C573D6">
      <w:pPr>
        <w:autoSpaceDE w:val="0"/>
        <w:autoSpaceDN w:val="0"/>
        <w:adjustRightInd w:val="0"/>
        <w:spacing w:after="0" w:line="240" w:lineRule="auto"/>
        <w:rPr>
          <w:ins w:id="967" w:author="Author"/>
          <w:del w:id="968" w:author="Author"/>
          <w:rFonts w:ascii="Consolas" w:eastAsiaTheme="minorHAnsi" w:hAnsi="Consolas" w:cs="Consolas"/>
          <w:color w:val="000000"/>
          <w:sz w:val="19"/>
          <w:szCs w:val="19"/>
        </w:rPr>
      </w:pPr>
      <w:ins w:id="969" w:author="Author">
        <w:del w:id="9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components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5D24AA6" w14:textId="0D432A6C" w:rsidR="00C573D6" w:rsidRPr="00C573D6" w:rsidDel="00015253" w:rsidRDefault="00C573D6" w:rsidP="00C573D6">
      <w:pPr>
        <w:autoSpaceDE w:val="0"/>
        <w:autoSpaceDN w:val="0"/>
        <w:adjustRightInd w:val="0"/>
        <w:spacing w:after="0" w:line="240" w:lineRule="auto"/>
        <w:rPr>
          <w:ins w:id="971" w:author="Author"/>
          <w:del w:id="972" w:author="Author"/>
          <w:rFonts w:ascii="Consolas" w:eastAsiaTheme="minorHAnsi" w:hAnsi="Consolas" w:cs="Consolas"/>
          <w:color w:val="000000"/>
          <w:sz w:val="19"/>
          <w:szCs w:val="19"/>
        </w:rPr>
      </w:pPr>
      <w:ins w:id="973" w:author="Author">
        <w:del w:id="9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xs:choice</w:delText>
          </w:r>
          <w:r w:rsidRPr="00C573D6" w:rsidDel="00015253">
            <w:rPr>
              <w:rFonts w:ascii="Consolas" w:eastAsiaTheme="minorHAnsi" w:hAnsi="Consolas" w:cs="Consolas"/>
              <w:color w:val="0000FF"/>
              <w:sz w:val="19"/>
              <w:szCs w:val="19"/>
            </w:rPr>
            <w:delText>&gt;</w:delText>
          </w:r>
        </w:del>
      </w:ins>
    </w:p>
    <w:p w14:paraId="2F8692EE" w14:textId="26B656FE" w:rsidR="00C573D6" w:rsidRPr="00C573D6" w:rsidDel="00015253" w:rsidRDefault="00C573D6" w:rsidP="00C573D6">
      <w:pPr>
        <w:autoSpaceDE w:val="0"/>
        <w:autoSpaceDN w:val="0"/>
        <w:adjustRightInd w:val="0"/>
        <w:spacing w:after="0" w:line="240" w:lineRule="auto"/>
        <w:rPr>
          <w:ins w:id="975" w:author="Author"/>
          <w:del w:id="976" w:author="Author"/>
          <w:rFonts w:ascii="Consolas" w:eastAsiaTheme="minorHAnsi" w:hAnsi="Consolas" w:cs="Consolas"/>
          <w:color w:val="000000"/>
          <w:sz w:val="19"/>
          <w:szCs w:val="19"/>
        </w:rPr>
      </w:pPr>
      <w:ins w:id="977" w:author="Author">
        <w:del w:id="9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58BF7905" w14:textId="6CD37BFD" w:rsidR="00C573D6" w:rsidRPr="00C573D6" w:rsidDel="00015253" w:rsidRDefault="00C573D6" w:rsidP="00C573D6">
      <w:pPr>
        <w:autoSpaceDE w:val="0"/>
        <w:autoSpaceDN w:val="0"/>
        <w:adjustRightInd w:val="0"/>
        <w:spacing w:after="0" w:line="240" w:lineRule="auto"/>
        <w:rPr>
          <w:ins w:id="979" w:author="Author"/>
          <w:del w:id="980" w:author="Author"/>
          <w:rFonts w:ascii="Consolas" w:eastAsiaTheme="minorHAnsi" w:hAnsi="Consolas" w:cs="Consolas"/>
          <w:color w:val="000000"/>
          <w:sz w:val="19"/>
          <w:szCs w:val="19"/>
        </w:rPr>
      </w:pPr>
      <w:ins w:id="981" w:author="Author">
        <w:del w:id="9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4929660" w14:textId="7A08E01D" w:rsidR="00C573D6" w:rsidRPr="00C573D6" w:rsidDel="00015253" w:rsidRDefault="00C573D6" w:rsidP="00C573D6">
      <w:pPr>
        <w:autoSpaceDE w:val="0"/>
        <w:autoSpaceDN w:val="0"/>
        <w:adjustRightInd w:val="0"/>
        <w:spacing w:after="0" w:line="240" w:lineRule="auto"/>
        <w:rPr>
          <w:ins w:id="983" w:author="Author"/>
          <w:del w:id="984" w:author="Author"/>
          <w:rFonts w:ascii="Consolas" w:eastAsiaTheme="minorHAnsi" w:hAnsi="Consolas" w:cs="Consolas"/>
          <w:color w:val="000000"/>
          <w:sz w:val="19"/>
          <w:szCs w:val="19"/>
        </w:rPr>
      </w:pPr>
      <w:ins w:id="985" w:author="Author">
        <w:del w:id="9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type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ST_ObjectType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default</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69FA762" w14:textId="341CDCBA" w:rsidR="00C573D6" w:rsidRPr="00C573D6" w:rsidDel="00015253" w:rsidRDefault="00C573D6" w:rsidP="00C573D6">
      <w:pPr>
        <w:autoSpaceDE w:val="0"/>
        <w:autoSpaceDN w:val="0"/>
        <w:adjustRightInd w:val="0"/>
        <w:spacing w:after="0" w:line="240" w:lineRule="auto"/>
        <w:rPr>
          <w:ins w:id="987" w:author="Author"/>
          <w:del w:id="988" w:author="Author"/>
          <w:rFonts w:ascii="Consolas" w:eastAsiaTheme="minorHAnsi" w:hAnsi="Consolas" w:cs="Consolas"/>
          <w:color w:val="000000"/>
          <w:sz w:val="19"/>
          <w:szCs w:val="19"/>
        </w:rPr>
      </w:pPr>
      <w:ins w:id="989" w:author="Author">
        <w:del w:id="9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thumbnail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ST_UriReference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5E53184" w14:textId="76FA862F" w:rsidR="00C573D6" w:rsidRPr="00C573D6" w:rsidDel="00015253" w:rsidRDefault="00C573D6" w:rsidP="00C573D6">
      <w:pPr>
        <w:autoSpaceDE w:val="0"/>
        <w:autoSpaceDN w:val="0"/>
        <w:adjustRightInd w:val="0"/>
        <w:spacing w:after="0" w:line="240" w:lineRule="auto"/>
        <w:rPr>
          <w:ins w:id="991" w:author="Author"/>
          <w:del w:id="992" w:author="Author"/>
          <w:rFonts w:ascii="Consolas" w:eastAsiaTheme="minorHAnsi" w:hAnsi="Consolas" w:cs="Consolas"/>
          <w:color w:val="000000"/>
          <w:sz w:val="19"/>
          <w:szCs w:val="19"/>
        </w:rPr>
      </w:pPr>
      <w:ins w:id="993" w:author="Author">
        <w:del w:id="9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partnumber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4A989C3" w14:textId="4763F5D7" w:rsidR="00C573D6" w:rsidRPr="00C573D6" w:rsidDel="00015253" w:rsidRDefault="00C573D6" w:rsidP="00C573D6">
      <w:pPr>
        <w:autoSpaceDE w:val="0"/>
        <w:autoSpaceDN w:val="0"/>
        <w:adjustRightInd w:val="0"/>
        <w:spacing w:after="0" w:line="240" w:lineRule="auto"/>
        <w:rPr>
          <w:ins w:id="995" w:author="Author"/>
          <w:del w:id="996" w:author="Author"/>
          <w:rFonts w:ascii="Consolas" w:eastAsiaTheme="minorHAnsi" w:hAnsi="Consolas" w:cs="Consolas"/>
          <w:color w:val="000000"/>
          <w:sz w:val="19"/>
          <w:szCs w:val="19"/>
        </w:rPr>
      </w:pPr>
      <w:ins w:id="997" w:author="Author">
        <w:del w:id="9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name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71704F0" w14:textId="7188E70F" w:rsidR="00C573D6" w:rsidRPr="00C573D6" w:rsidDel="00015253" w:rsidRDefault="00C573D6" w:rsidP="00C573D6">
      <w:pPr>
        <w:autoSpaceDE w:val="0"/>
        <w:autoSpaceDN w:val="0"/>
        <w:adjustRightInd w:val="0"/>
        <w:spacing w:after="0" w:line="240" w:lineRule="auto"/>
        <w:rPr>
          <w:ins w:id="999" w:author="Author"/>
          <w:del w:id="1000" w:author="Author"/>
          <w:rFonts w:ascii="Consolas" w:eastAsiaTheme="minorHAnsi" w:hAnsi="Consolas" w:cs="Consolas"/>
          <w:color w:val="000000"/>
          <w:sz w:val="19"/>
          <w:szCs w:val="19"/>
        </w:rPr>
      </w:pPr>
      <w:ins w:id="1001" w:author="Author">
        <w:del w:id="10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92531D8" w14:textId="0330C7F2" w:rsidR="00C573D6" w:rsidRPr="00C573D6" w:rsidDel="00015253" w:rsidRDefault="00C573D6" w:rsidP="00C573D6">
      <w:pPr>
        <w:autoSpaceDE w:val="0"/>
        <w:autoSpaceDN w:val="0"/>
        <w:adjustRightInd w:val="0"/>
        <w:spacing w:after="0" w:line="240" w:lineRule="auto"/>
        <w:rPr>
          <w:ins w:id="1003" w:author="Author"/>
          <w:del w:id="1004" w:author="Author"/>
          <w:rFonts w:ascii="Consolas" w:eastAsiaTheme="minorHAnsi" w:hAnsi="Consolas" w:cs="Consolas"/>
          <w:color w:val="000000"/>
          <w:sz w:val="19"/>
          <w:szCs w:val="19"/>
        </w:rPr>
      </w:pPr>
      <w:ins w:id="1005" w:author="Author">
        <w:del w:id="10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2F61052" w14:textId="44279B35" w:rsidR="00C573D6" w:rsidRPr="00C573D6" w:rsidDel="00015253" w:rsidRDefault="00C573D6" w:rsidP="00C573D6">
      <w:pPr>
        <w:autoSpaceDE w:val="0"/>
        <w:autoSpaceDN w:val="0"/>
        <w:adjustRightInd w:val="0"/>
        <w:spacing w:after="0" w:line="240" w:lineRule="auto"/>
        <w:rPr>
          <w:ins w:id="1007" w:author="Author"/>
          <w:del w:id="1008" w:author="Author"/>
          <w:rFonts w:ascii="Consolas" w:eastAsiaTheme="minorHAnsi" w:hAnsi="Consolas" w:cs="Consolas"/>
          <w:color w:val="000000"/>
          <w:sz w:val="19"/>
          <w:szCs w:val="19"/>
        </w:rPr>
      </w:pPr>
      <w:ins w:id="1009" w:author="Author">
        <w:del w:id="10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4DD065D" w14:textId="62765A88" w:rsidR="00C573D6" w:rsidRPr="00C573D6" w:rsidDel="00015253" w:rsidRDefault="00C573D6" w:rsidP="00C573D6">
      <w:pPr>
        <w:autoSpaceDE w:val="0"/>
        <w:autoSpaceDN w:val="0"/>
        <w:adjustRightInd w:val="0"/>
        <w:spacing w:after="0" w:line="240" w:lineRule="auto"/>
        <w:rPr>
          <w:ins w:id="1011" w:author="Author"/>
          <w:del w:id="1012" w:author="Author"/>
          <w:rFonts w:ascii="Consolas" w:eastAsiaTheme="minorHAnsi" w:hAnsi="Consolas" w:cs="Consolas"/>
          <w:color w:val="000000"/>
          <w:sz w:val="19"/>
          <w:szCs w:val="19"/>
        </w:rPr>
      </w:pPr>
      <w:ins w:id="1013" w:author="Author">
        <w:del w:id="10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7E49D8D3" w14:textId="06FF9A25" w:rsidR="00C573D6" w:rsidRPr="00C573D6" w:rsidDel="00015253" w:rsidRDefault="00C573D6" w:rsidP="00C573D6">
      <w:pPr>
        <w:autoSpaceDE w:val="0"/>
        <w:autoSpaceDN w:val="0"/>
        <w:adjustRightInd w:val="0"/>
        <w:spacing w:after="0" w:line="240" w:lineRule="auto"/>
        <w:rPr>
          <w:ins w:id="1015" w:author="Author"/>
          <w:del w:id="1016" w:author="Author"/>
          <w:rFonts w:ascii="Consolas" w:eastAsiaTheme="minorHAnsi" w:hAnsi="Consolas" w:cs="Consolas"/>
          <w:color w:val="000000"/>
          <w:sz w:val="19"/>
          <w:szCs w:val="19"/>
        </w:rPr>
      </w:pPr>
      <w:ins w:id="1017" w:author="Author">
        <w:del w:id="10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CT_Mesh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2101BF2" w14:textId="6CFEEA37" w:rsidR="00C573D6" w:rsidRPr="00C573D6" w:rsidDel="00015253" w:rsidRDefault="00C573D6" w:rsidP="00C573D6">
      <w:pPr>
        <w:autoSpaceDE w:val="0"/>
        <w:autoSpaceDN w:val="0"/>
        <w:adjustRightInd w:val="0"/>
        <w:spacing w:after="0" w:line="240" w:lineRule="auto"/>
        <w:rPr>
          <w:ins w:id="1019" w:author="Author"/>
          <w:del w:id="1020" w:author="Author"/>
          <w:rFonts w:ascii="Consolas" w:eastAsiaTheme="minorHAnsi" w:hAnsi="Consolas" w:cs="Consolas"/>
          <w:color w:val="000000"/>
          <w:sz w:val="19"/>
          <w:szCs w:val="19"/>
        </w:rPr>
      </w:pPr>
      <w:ins w:id="1021" w:author="Author">
        <w:del w:id="10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6F0D1882" w14:textId="0FA92C38" w:rsidR="00C573D6" w:rsidRPr="00C573D6" w:rsidDel="00015253" w:rsidRDefault="00C573D6" w:rsidP="00C573D6">
      <w:pPr>
        <w:autoSpaceDE w:val="0"/>
        <w:autoSpaceDN w:val="0"/>
        <w:adjustRightInd w:val="0"/>
        <w:spacing w:after="0" w:line="240" w:lineRule="auto"/>
        <w:rPr>
          <w:ins w:id="1023" w:author="Author"/>
          <w:del w:id="1024" w:author="Author"/>
          <w:rFonts w:ascii="Consolas" w:eastAsiaTheme="minorHAnsi" w:hAnsi="Consolas" w:cs="Consolas"/>
          <w:color w:val="000000"/>
          <w:sz w:val="19"/>
          <w:szCs w:val="19"/>
        </w:rPr>
      </w:pPr>
      <w:ins w:id="1025" w:author="Author">
        <w:del w:id="10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vertices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4722E55" w14:textId="1CAE8E83" w:rsidR="00C573D6" w:rsidRPr="00C573D6" w:rsidDel="00015253" w:rsidRDefault="00C573D6" w:rsidP="00C573D6">
      <w:pPr>
        <w:autoSpaceDE w:val="0"/>
        <w:autoSpaceDN w:val="0"/>
        <w:adjustRightInd w:val="0"/>
        <w:spacing w:after="0" w:line="240" w:lineRule="auto"/>
        <w:rPr>
          <w:ins w:id="1027" w:author="Author"/>
          <w:del w:id="1028" w:author="Author"/>
          <w:rFonts w:ascii="Consolas" w:eastAsiaTheme="minorHAnsi" w:hAnsi="Consolas" w:cs="Consolas"/>
          <w:color w:val="000000"/>
          <w:sz w:val="19"/>
          <w:szCs w:val="19"/>
        </w:rPr>
      </w:pPr>
      <w:ins w:id="1029" w:author="Author">
        <w:del w:id="10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triangles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B685D81" w14:textId="5E36C905" w:rsidR="00C573D6" w:rsidRPr="00C573D6" w:rsidDel="00015253" w:rsidRDefault="00C573D6" w:rsidP="00C573D6">
      <w:pPr>
        <w:autoSpaceDE w:val="0"/>
        <w:autoSpaceDN w:val="0"/>
        <w:adjustRightInd w:val="0"/>
        <w:spacing w:after="0" w:line="240" w:lineRule="auto"/>
        <w:rPr>
          <w:ins w:id="1031" w:author="Author"/>
          <w:del w:id="1032" w:author="Author"/>
          <w:rFonts w:ascii="Consolas" w:eastAsiaTheme="minorHAnsi" w:hAnsi="Consolas" w:cs="Consolas"/>
          <w:color w:val="000000"/>
          <w:sz w:val="19"/>
          <w:szCs w:val="19"/>
        </w:rPr>
      </w:pPr>
      <w:ins w:id="1033" w:author="Author">
        <w:del w:id="10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DD7E38C" w14:textId="1727AC25" w:rsidR="00C573D6" w:rsidRPr="00C573D6" w:rsidDel="00015253" w:rsidRDefault="00C573D6" w:rsidP="00C573D6">
      <w:pPr>
        <w:autoSpaceDE w:val="0"/>
        <w:autoSpaceDN w:val="0"/>
        <w:adjustRightInd w:val="0"/>
        <w:spacing w:after="0" w:line="240" w:lineRule="auto"/>
        <w:rPr>
          <w:ins w:id="1035" w:author="Author"/>
          <w:del w:id="1036" w:author="Author"/>
          <w:rFonts w:ascii="Consolas" w:eastAsiaTheme="minorHAnsi" w:hAnsi="Consolas" w:cs="Consolas"/>
          <w:color w:val="000000"/>
          <w:sz w:val="19"/>
          <w:szCs w:val="19"/>
        </w:rPr>
      </w:pPr>
      <w:ins w:id="1037" w:author="Author">
        <w:del w:id="10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E4148DA" w14:textId="6F6BEA27" w:rsidR="00C573D6" w:rsidRPr="00C573D6" w:rsidDel="00015253" w:rsidRDefault="00C573D6" w:rsidP="00C573D6">
      <w:pPr>
        <w:autoSpaceDE w:val="0"/>
        <w:autoSpaceDN w:val="0"/>
        <w:adjustRightInd w:val="0"/>
        <w:spacing w:after="0" w:line="240" w:lineRule="auto"/>
        <w:rPr>
          <w:ins w:id="1039" w:author="Author"/>
          <w:del w:id="1040" w:author="Author"/>
          <w:rFonts w:ascii="Consolas" w:eastAsiaTheme="minorHAnsi" w:hAnsi="Consolas" w:cs="Consolas"/>
          <w:color w:val="000000"/>
          <w:sz w:val="19"/>
          <w:szCs w:val="19"/>
        </w:rPr>
      </w:pPr>
      <w:ins w:id="1041" w:author="Author">
        <w:del w:id="10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4994A89D" w14:textId="2FFC16EB" w:rsidR="00C573D6" w:rsidRPr="00C573D6" w:rsidDel="00015253" w:rsidRDefault="00C573D6" w:rsidP="00C573D6">
      <w:pPr>
        <w:autoSpaceDE w:val="0"/>
        <w:autoSpaceDN w:val="0"/>
        <w:adjustRightInd w:val="0"/>
        <w:spacing w:after="0" w:line="240" w:lineRule="auto"/>
        <w:rPr>
          <w:ins w:id="1043" w:author="Author"/>
          <w:del w:id="1044" w:author="Author"/>
          <w:rFonts w:ascii="Consolas" w:eastAsiaTheme="minorHAnsi" w:hAnsi="Consolas" w:cs="Consolas"/>
          <w:color w:val="000000"/>
          <w:sz w:val="19"/>
          <w:szCs w:val="19"/>
        </w:rPr>
      </w:pPr>
      <w:ins w:id="1045" w:author="Author">
        <w:del w:id="10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CT_Vertices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7156B92" w14:textId="30E162DD" w:rsidR="00C573D6" w:rsidRPr="00C573D6" w:rsidDel="00015253" w:rsidRDefault="00C573D6" w:rsidP="00C573D6">
      <w:pPr>
        <w:autoSpaceDE w:val="0"/>
        <w:autoSpaceDN w:val="0"/>
        <w:adjustRightInd w:val="0"/>
        <w:spacing w:after="0" w:line="240" w:lineRule="auto"/>
        <w:rPr>
          <w:ins w:id="1047" w:author="Author"/>
          <w:del w:id="1048" w:author="Author"/>
          <w:rFonts w:ascii="Consolas" w:eastAsiaTheme="minorHAnsi" w:hAnsi="Consolas" w:cs="Consolas"/>
          <w:color w:val="000000"/>
          <w:sz w:val="19"/>
          <w:szCs w:val="19"/>
        </w:rPr>
      </w:pPr>
      <w:ins w:id="1049" w:author="Author">
        <w:del w:id="10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3BCCA664" w14:textId="54A0D1DE" w:rsidR="00C573D6" w:rsidRPr="00C573D6" w:rsidDel="00015253" w:rsidRDefault="00C573D6" w:rsidP="00C573D6">
      <w:pPr>
        <w:autoSpaceDE w:val="0"/>
        <w:autoSpaceDN w:val="0"/>
        <w:adjustRightInd w:val="0"/>
        <w:spacing w:after="0" w:line="240" w:lineRule="auto"/>
        <w:rPr>
          <w:ins w:id="1051" w:author="Author"/>
          <w:del w:id="1052" w:author="Author"/>
          <w:rFonts w:ascii="Consolas" w:eastAsiaTheme="minorHAnsi" w:hAnsi="Consolas" w:cs="Consolas"/>
          <w:color w:val="000000"/>
          <w:sz w:val="19"/>
          <w:szCs w:val="19"/>
        </w:rPr>
      </w:pPr>
      <w:ins w:id="1053" w:author="Author">
        <w:del w:id="10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vertex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3</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51828D0" w14:textId="730A8E97" w:rsidR="00C573D6" w:rsidRPr="00C573D6" w:rsidDel="00015253" w:rsidRDefault="00C573D6" w:rsidP="00C573D6">
      <w:pPr>
        <w:autoSpaceDE w:val="0"/>
        <w:autoSpaceDN w:val="0"/>
        <w:adjustRightInd w:val="0"/>
        <w:spacing w:after="0" w:line="240" w:lineRule="auto"/>
        <w:rPr>
          <w:ins w:id="1055" w:author="Author"/>
          <w:del w:id="1056" w:author="Author"/>
          <w:rFonts w:ascii="Consolas" w:eastAsiaTheme="minorHAnsi" w:hAnsi="Consolas" w:cs="Consolas"/>
          <w:color w:val="000000"/>
          <w:sz w:val="19"/>
          <w:szCs w:val="19"/>
        </w:rPr>
      </w:pPr>
      <w:ins w:id="1057" w:author="Author">
        <w:del w:id="10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7AE28F45" w14:textId="37B13A23" w:rsidR="00C573D6" w:rsidRPr="00C573D6" w:rsidDel="00015253" w:rsidRDefault="00C573D6" w:rsidP="00C573D6">
      <w:pPr>
        <w:autoSpaceDE w:val="0"/>
        <w:autoSpaceDN w:val="0"/>
        <w:adjustRightInd w:val="0"/>
        <w:spacing w:after="0" w:line="240" w:lineRule="auto"/>
        <w:rPr>
          <w:ins w:id="1059" w:author="Author"/>
          <w:del w:id="1060" w:author="Author"/>
          <w:rFonts w:ascii="Consolas" w:eastAsiaTheme="minorHAnsi" w:hAnsi="Consolas" w:cs="Consolas"/>
          <w:color w:val="000000"/>
          <w:sz w:val="19"/>
          <w:szCs w:val="19"/>
        </w:rPr>
      </w:pPr>
      <w:ins w:id="1061" w:author="Author">
        <w:del w:id="10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609F56DB" w14:textId="3386977A" w:rsidR="00C573D6" w:rsidRPr="00C573D6" w:rsidDel="00015253" w:rsidRDefault="00C573D6" w:rsidP="00C573D6">
      <w:pPr>
        <w:autoSpaceDE w:val="0"/>
        <w:autoSpaceDN w:val="0"/>
        <w:adjustRightInd w:val="0"/>
        <w:spacing w:after="0" w:line="240" w:lineRule="auto"/>
        <w:rPr>
          <w:ins w:id="1063" w:author="Author"/>
          <w:del w:id="1064" w:author="Author"/>
          <w:rFonts w:ascii="Consolas" w:eastAsiaTheme="minorHAnsi" w:hAnsi="Consolas" w:cs="Consolas"/>
          <w:color w:val="000000"/>
          <w:sz w:val="19"/>
          <w:szCs w:val="19"/>
        </w:rPr>
      </w:pPr>
      <w:ins w:id="1065" w:author="Author">
        <w:del w:id="10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CT_Vertex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BD3F516" w14:textId="47B4F158" w:rsidR="00C573D6" w:rsidRPr="00C573D6" w:rsidDel="00015253" w:rsidRDefault="00C573D6" w:rsidP="00C573D6">
      <w:pPr>
        <w:autoSpaceDE w:val="0"/>
        <w:autoSpaceDN w:val="0"/>
        <w:adjustRightInd w:val="0"/>
        <w:spacing w:after="0" w:line="240" w:lineRule="auto"/>
        <w:rPr>
          <w:ins w:id="1067" w:author="Author"/>
          <w:del w:id="1068" w:author="Author"/>
          <w:rFonts w:ascii="Consolas" w:eastAsiaTheme="minorHAnsi" w:hAnsi="Consolas" w:cs="Consolas"/>
          <w:color w:val="000000"/>
          <w:sz w:val="19"/>
          <w:szCs w:val="19"/>
        </w:rPr>
      </w:pPr>
      <w:ins w:id="1069" w:author="Author">
        <w:del w:id="10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D6E2B8D" w14:textId="5E5D5D78" w:rsidR="00C573D6" w:rsidRPr="00C573D6" w:rsidDel="00015253" w:rsidRDefault="00C573D6" w:rsidP="00C573D6">
      <w:pPr>
        <w:autoSpaceDE w:val="0"/>
        <w:autoSpaceDN w:val="0"/>
        <w:adjustRightInd w:val="0"/>
        <w:spacing w:after="0" w:line="240" w:lineRule="auto"/>
        <w:rPr>
          <w:ins w:id="1071" w:author="Author"/>
          <w:del w:id="1072" w:author="Author"/>
          <w:rFonts w:ascii="Consolas" w:eastAsiaTheme="minorHAnsi" w:hAnsi="Consolas" w:cs="Consolas"/>
          <w:color w:val="000000"/>
          <w:sz w:val="19"/>
          <w:szCs w:val="19"/>
        </w:rPr>
      </w:pPr>
      <w:ins w:id="1073" w:author="Author">
        <w:del w:id="10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y</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689A2E7" w14:textId="21A707CF" w:rsidR="00C573D6" w:rsidRPr="00C573D6" w:rsidDel="00015253" w:rsidRDefault="00C573D6" w:rsidP="00C573D6">
      <w:pPr>
        <w:autoSpaceDE w:val="0"/>
        <w:autoSpaceDN w:val="0"/>
        <w:adjustRightInd w:val="0"/>
        <w:spacing w:after="0" w:line="240" w:lineRule="auto"/>
        <w:rPr>
          <w:ins w:id="1075" w:author="Author"/>
          <w:del w:id="1076" w:author="Author"/>
          <w:rFonts w:ascii="Consolas" w:eastAsiaTheme="minorHAnsi" w:hAnsi="Consolas" w:cs="Consolas"/>
          <w:color w:val="000000"/>
          <w:sz w:val="19"/>
          <w:szCs w:val="19"/>
        </w:rPr>
      </w:pPr>
      <w:ins w:id="1077" w:author="Author">
        <w:del w:id="10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z</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93B5A4C" w14:textId="299CB643" w:rsidR="00C573D6" w:rsidRPr="00C573D6" w:rsidDel="00015253" w:rsidRDefault="00C573D6" w:rsidP="00C573D6">
      <w:pPr>
        <w:autoSpaceDE w:val="0"/>
        <w:autoSpaceDN w:val="0"/>
        <w:adjustRightInd w:val="0"/>
        <w:spacing w:after="0" w:line="240" w:lineRule="auto"/>
        <w:rPr>
          <w:ins w:id="1079" w:author="Author"/>
          <w:del w:id="1080" w:author="Author"/>
          <w:rFonts w:ascii="Consolas" w:eastAsiaTheme="minorHAnsi" w:hAnsi="Consolas" w:cs="Consolas"/>
          <w:color w:val="000000"/>
          <w:sz w:val="19"/>
          <w:szCs w:val="19"/>
        </w:rPr>
      </w:pPr>
      <w:ins w:id="1081" w:author="Author">
        <w:del w:id="10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5040267" w14:textId="7CF27B1B" w:rsidR="00C573D6" w:rsidRPr="00C573D6" w:rsidDel="00015253" w:rsidRDefault="00C573D6" w:rsidP="00C573D6">
      <w:pPr>
        <w:autoSpaceDE w:val="0"/>
        <w:autoSpaceDN w:val="0"/>
        <w:adjustRightInd w:val="0"/>
        <w:spacing w:after="0" w:line="240" w:lineRule="auto"/>
        <w:rPr>
          <w:ins w:id="1083" w:author="Author"/>
          <w:del w:id="1084" w:author="Author"/>
          <w:rFonts w:ascii="Consolas" w:eastAsiaTheme="minorHAnsi" w:hAnsi="Consolas" w:cs="Consolas"/>
          <w:color w:val="000000"/>
          <w:sz w:val="19"/>
          <w:szCs w:val="19"/>
        </w:rPr>
      </w:pPr>
      <w:ins w:id="1085" w:author="Author">
        <w:del w:id="10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15DD1FBC" w14:textId="6B1448A8" w:rsidR="00C573D6" w:rsidRPr="00C573D6" w:rsidDel="00015253" w:rsidRDefault="00C573D6" w:rsidP="00C573D6">
      <w:pPr>
        <w:autoSpaceDE w:val="0"/>
        <w:autoSpaceDN w:val="0"/>
        <w:adjustRightInd w:val="0"/>
        <w:spacing w:after="0" w:line="240" w:lineRule="auto"/>
        <w:rPr>
          <w:ins w:id="1087" w:author="Author"/>
          <w:del w:id="1088" w:author="Author"/>
          <w:rFonts w:ascii="Consolas" w:eastAsiaTheme="minorHAnsi" w:hAnsi="Consolas" w:cs="Consolas"/>
          <w:color w:val="000000"/>
          <w:sz w:val="19"/>
          <w:szCs w:val="19"/>
        </w:rPr>
      </w:pPr>
      <w:ins w:id="1089" w:author="Author">
        <w:del w:id="10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CT_Triangles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F171B81" w14:textId="338D5685" w:rsidR="00C573D6" w:rsidRPr="00C573D6" w:rsidDel="00015253" w:rsidRDefault="00C573D6" w:rsidP="00C573D6">
      <w:pPr>
        <w:autoSpaceDE w:val="0"/>
        <w:autoSpaceDN w:val="0"/>
        <w:adjustRightInd w:val="0"/>
        <w:spacing w:after="0" w:line="240" w:lineRule="auto"/>
        <w:rPr>
          <w:ins w:id="1091" w:author="Author"/>
          <w:del w:id="1092" w:author="Author"/>
          <w:rFonts w:ascii="Consolas" w:eastAsiaTheme="minorHAnsi" w:hAnsi="Consolas" w:cs="Consolas"/>
          <w:color w:val="000000"/>
          <w:sz w:val="19"/>
          <w:szCs w:val="19"/>
        </w:rPr>
      </w:pPr>
      <w:ins w:id="1093" w:author="Author">
        <w:del w:id="10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4870426" w14:textId="4B3C85A8" w:rsidR="00C573D6" w:rsidRPr="00C573D6" w:rsidDel="00015253" w:rsidRDefault="00C573D6" w:rsidP="00C573D6">
      <w:pPr>
        <w:autoSpaceDE w:val="0"/>
        <w:autoSpaceDN w:val="0"/>
        <w:adjustRightInd w:val="0"/>
        <w:spacing w:after="0" w:line="240" w:lineRule="auto"/>
        <w:rPr>
          <w:ins w:id="1095" w:author="Author"/>
          <w:del w:id="1096" w:author="Author"/>
          <w:rFonts w:ascii="Consolas" w:eastAsiaTheme="minorHAnsi" w:hAnsi="Consolas" w:cs="Consolas"/>
          <w:color w:val="000000"/>
          <w:sz w:val="19"/>
          <w:szCs w:val="19"/>
        </w:rPr>
      </w:pPr>
      <w:ins w:id="1097" w:author="Author">
        <w:del w:id="10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triangle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AB6E8F1" w14:textId="57B7FF32" w:rsidR="00C573D6" w:rsidRPr="00C573D6" w:rsidDel="00015253" w:rsidRDefault="00C573D6" w:rsidP="00C573D6">
      <w:pPr>
        <w:autoSpaceDE w:val="0"/>
        <w:autoSpaceDN w:val="0"/>
        <w:adjustRightInd w:val="0"/>
        <w:spacing w:after="0" w:line="240" w:lineRule="auto"/>
        <w:rPr>
          <w:ins w:id="1099" w:author="Author"/>
          <w:del w:id="1100" w:author="Author"/>
          <w:rFonts w:ascii="Consolas" w:eastAsiaTheme="minorHAnsi" w:hAnsi="Consolas" w:cs="Consolas"/>
          <w:color w:val="000000"/>
          <w:sz w:val="19"/>
          <w:szCs w:val="19"/>
        </w:rPr>
      </w:pPr>
      <w:ins w:id="1101" w:author="Author">
        <w:del w:id="11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761335CC" w14:textId="1368063D" w:rsidR="00C573D6" w:rsidRPr="00C573D6" w:rsidDel="00015253" w:rsidRDefault="00C573D6" w:rsidP="00C573D6">
      <w:pPr>
        <w:autoSpaceDE w:val="0"/>
        <w:autoSpaceDN w:val="0"/>
        <w:adjustRightInd w:val="0"/>
        <w:spacing w:after="0" w:line="240" w:lineRule="auto"/>
        <w:rPr>
          <w:ins w:id="1103" w:author="Author"/>
          <w:del w:id="1104" w:author="Author"/>
          <w:rFonts w:ascii="Consolas" w:eastAsiaTheme="minorHAnsi" w:hAnsi="Consolas" w:cs="Consolas"/>
          <w:color w:val="000000"/>
          <w:sz w:val="19"/>
          <w:szCs w:val="19"/>
        </w:rPr>
      </w:pPr>
      <w:ins w:id="1105" w:author="Author">
        <w:del w:id="11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5A03C18D" w14:textId="284FC555" w:rsidR="00C573D6" w:rsidRPr="00C573D6" w:rsidDel="00015253" w:rsidRDefault="00C573D6" w:rsidP="00C573D6">
      <w:pPr>
        <w:autoSpaceDE w:val="0"/>
        <w:autoSpaceDN w:val="0"/>
        <w:adjustRightInd w:val="0"/>
        <w:spacing w:after="0" w:line="240" w:lineRule="auto"/>
        <w:rPr>
          <w:ins w:id="1107" w:author="Author"/>
          <w:del w:id="1108" w:author="Author"/>
          <w:rFonts w:ascii="Consolas" w:eastAsiaTheme="minorHAnsi" w:hAnsi="Consolas" w:cs="Consolas"/>
          <w:color w:val="000000"/>
          <w:sz w:val="19"/>
          <w:szCs w:val="19"/>
        </w:rPr>
      </w:pPr>
      <w:ins w:id="1109" w:author="Author">
        <w:del w:id="11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CT_Triangle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D253488" w14:textId="0383CD6F" w:rsidR="00C573D6" w:rsidRPr="00C573D6" w:rsidDel="00015253" w:rsidRDefault="00C573D6" w:rsidP="00C573D6">
      <w:pPr>
        <w:autoSpaceDE w:val="0"/>
        <w:autoSpaceDN w:val="0"/>
        <w:adjustRightInd w:val="0"/>
        <w:spacing w:after="0" w:line="240" w:lineRule="auto"/>
        <w:rPr>
          <w:ins w:id="1111" w:author="Author"/>
          <w:del w:id="1112" w:author="Author"/>
          <w:rFonts w:ascii="Consolas" w:eastAsiaTheme="minorHAnsi" w:hAnsi="Consolas" w:cs="Consolas"/>
          <w:color w:val="000000"/>
          <w:sz w:val="19"/>
          <w:szCs w:val="19"/>
        </w:rPr>
      </w:pPr>
      <w:ins w:id="1113" w:author="Author">
        <w:del w:id="11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75D3E56" w14:textId="0519C9F2" w:rsidR="00C573D6" w:rsidRPr="00C573D6" w:rsidDel="00015253" w:rsidRDefault="00C573D6" w:rsidP="00C573D6">
      <w:pPr>
        <w:autoSpaceDE w:val="0"/>
        <w:autoSpaceDN w:val="0"/>
        <w:adjustRightInd w:val="0"/>
        <w:spacing w:after="0" w:line="240" w:lineRule="auto"/>
        <w:rPr>
          <w:ins w:id="1115" w:author="Author"/>
          <w:del w:id="1116" w:author="Author"/>
          <w:rFonts w:ascii="Consolas" w:eastAsiaTheme="minorHAnsi" w:hAnsi="Consolas" w:cs="Consolas"/>
          <w:color w:val="000000"/>
          <w:sz w:val="19"/>
          <w:szCs w:val="19"/>
        </w:rPr>
      </w:pPr>
      <w:ins w:id="1117" w:author="Author">
        <w:del w:id="11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v2</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F2D6FE3" w14:textId="02374AA6" w:rsidR="00C573D6" w:rsidRPr="00C573D6" w:rsidDel="00015253" w:rsidRDefault="00C573D6" w:rsidP="00C573D6">
      <w:pPr>
        <w:autoSpaceDE w:val="0"/>
        <w:autoSpaceDN w:val="0"/>
        <w:adjustRightInd w:val="0"/>
        <w:spacing w:after="0" w:line="240" w:lineRule="auto"/>
        <w:rPr>
          <w:ins w:id="1119" w:author="Author"/>
          <w:del w:id="1120" w:author="Author"/>
          <w:rFonts w:ascii="Consolas" w:eastAsiaTheme="minorHAnsi" w:hAnsi="Consolas" w:cs="Consolas"/>
          <w:color w:val="000000"/>
          <w:sz w:val="19"/>
          <w:szCs w:val="19"/>
        </w:rPr>
      </w:pPr>
      <w:ins w:id="1121" w:author="Author">
        <w:del w:id="11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v3</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D2A410B" w14:textId="12C33C7A" w:rsidR="00C573D6" w:rsidRPr="00C573D6" w:rsidDel="00015253" w:rsidRDefault="00C573D6" w:rsidP="00C573D6">
      <w:pPr>
        <w:autoSpaceDE w:val="0"/>
        <w:autoSpaceDN w:val="0"/>
        <w:adjustRightInd w:val="0"/>
        <w:spacing w:after="0" w:line="240" w:lineRule="auto"/>
        <w:rPr>
          <w:ins w:id="1123" w:author="Author"/>
          <w:del w:id="1124" w:author="Author"/>
          <w:rFonts w:ascii="Consolas" w:eastAsiaTheme="minorHAnsi" w:hAnsi="Consolas" w:cs="Consolas"/>
          <w:color w:val="000000"/>
          <w:sz w:val="19"/>
          <w:szCs w:val="19"/>
        </w:rPr>
      </w:pPr>
      <w:ins w:id="1125" w:author="Author">
        <w:del w:id="11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90DF3D9" w14:textId="183E8869" w:rsidR="00C573D6" w:rsidRPr="00C573D6" w:rsidDel="00015253" w:rsidRDefault="00C573D6" w:rsidP="00C573D6">
      <w:pPr>
        <w:autoSpaceDE w:val="0"/>
        <w:autoSpaceDN w:val="0"/>
        <w:adjustRightInd w:val="0"/>
        <w:spacing w:after="0" w:line="240" w:lineRule="auto"/>
        <w:rPr>
          <w:ins w:id="1127" w:author="Author"/>
          <w:del w:id="1128" w:author="Author"/>
          <w:rFonts w:ascii="Consolas" w:eastAsiaTheme="minorHAnsi" w:hAnsi="Consolas" w:cs="Consolas"/>
          <w:color w:val="000000"/>
          <w:sz w:val="19"/>
          <w:szCs w:val="19"/>
        </w:rPr>
      </w:pPr>
      <w:ins w:id="1129" w:author="Author">
        <w:del w:id="11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p2</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750B628" w14:textId="4C745A71" w:rsidR="00C573D6" w:rsidRPr="00C573D6" w:rsidDel="00015253" w:rsidRDefault="00C573D6" w:rsidP="00C573D6">
      <w:pPr>
        <w:autoSpaceDE w:val="0"/>
        <w:autoSpaceDN w:val="0"/>
        <w:adjustRightInd w:val="0"/>
        <w:spacing w:after="0" w:line="240" w:lineRule="auto"/>
        <w:rPr>
          <w:ins w:id="1131" w:author="Author"/>
          <w:del w:id="1132" w:author="Author"/>
          <w:rFonts w:ascii="Consolas" w:eastAsiaTheme="minorHAnsi" w:hAnsi="Consolas" w:cs="Consolas"/>
          <w:color w:val="000000"/>
          <w:sz w:val="19"/>
          <w:szCs w:val="19"/>
        </w:rPr>
      </w:pPr>
      <w:ins w:id="1133" w:author="Author">
        <w:del w:id="11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p3</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E68ECC7" w14:textId="51CADDB4" w:rsidR="00C573D6" w:rsidRPr="00C573D6" w:rsidDel="00015253" w:rsidRDefault="00C573D6" w:rsidP="00C573D6">
      <w:pPr>
        <w:autoSpaceDE w:val="0"/>
        <w:autoSpaceDN w:val="0"/>
        <w:adjustRightInd w:val="0"/>
        <w:spacing w:after="0" w:line="240" w:lineRule="auto"/>
        <w:rPr>
          <w:ins w:id="1135" w:author="Author"/>
          <w:del w:id="1136" w:author="Author"/>
          <w:rFonts w:ascii="Consolas" w:eastAsiaTheme="minorHAnsi" w:hAnsi="Consolas" w:cs="Consolas"/>
          <w:color w:val="000000"/>
          <w:sz w:val="19"/>
          <w:szCs w:val="19"/>
        </w:rPr>
      </w:pPr>
      <w:ins w:id="1137" w:author="Author">
        <w:del w:id="11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A507CBC" w14:textId="5D17FD6A" w:rsidR="00C573D6" w:rsidRPr="00C573D6" w:rsidDel="00015253" w:rsidRDefault="00C573D6" w:rsidP="00C573D6">
      <w:pPr>
        <w:autoSpaceDE w:val="0"/>
        <w:autoSpaceDN w:val="0"/>
        <w:adjustRightInd w:val="0"/>
        <w:spacing w:after="0" w:line="240" w:lineRule="auto"/>
        <w:rPr>
          <w:ins w:id="1139" w:author="Author"/>
          <w:del w:id="1140" w:author="Author"/>
          <w:rFonts w:ascii="Consolas" w:eastAsiaTheme="minorHAnsi" w:hAnsi="Consolas" w:cs="Consolas"/>
          <w:color w:val="000000"/>
          <w:sz w:val="19"/>
          <w:szCs w:val="19"/>
        </w:rPr>
      </w:pPr>
      <w:ins w:id="1141" w:author="Author">
        <w:del w:id="11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CCE2E75" w14:textId="74727D44" w:rsidR="00C573D6" w:rsidRPr="00C573D6" w:rsidDel="00015253" w:rsidRDefault="00C573D6" w:rsidP="00C573D6">
      <w:pPr>
        <w:autoSpaceDE w:val="0"/>
        <w:autoSpaceDN w:val="0"/>
        <w:adjustRightInd w:val="0"/>
        <w:spacing w:after="0" w:line="240" w:lineRule="auto"/>
        <w:rPr>
          <w:ins w:id="1143" w:author="Author"/>
          <w:del w:id="1144" w:author="Author"/>
          <w:rFonts w:ascii="Consolas" w:eastAsiaTheme="minorHAnsi" w:hAnsi="Consolas" w:cs="Consolas"/>
          <w:color w:val="000000"/>
          <w:sz w:val="19"/>
          <w:szCs w:val="19"/>
        </w:rPr>
      </w:pPr>
      <w:ins w:id="1145" w:author="Author">
        <w:del w:id="11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0CD92994" w14:textId="7D4BB1C7" w:rsidR="00C573D6" w:rsidRPr="00C573D6" w:rsidDel="00015253" w:rsidRDefault="00C573D6" w:rsidP="00C573D6">
      <w:pPr>
        <w:autoSpaceDE w:val="0"/>
        <w:autoSpaceDN w:val="0"/>
        <w:adjustRightInd w:val="0"/>
        <w:spacing w:after="0" w:line="240" w:lineRule="auto"/>
        <w:rPr>
          <w:ins w:id="1147" w:author="Author"/>
          <w:del w:id="1148" w:author="Author"/>
          <w:rFonts w:ascii="Consolas" w:eastAsiaTheme="minorHAnsi" w:hAnsi="Consolas" w:cs="Consolas"/>
          <w:color w:val="000000"/>
          <w:sz w:val="19"/>
          <w:szCs w:val="19"/>
        </w:rPr>
      </w:pPr>
      <w:ins w:id="1149" w:author="Author">
        <w:del w:id="11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CT_Components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21CDBFA" w14:textId="65DB63FE" w:rsidR="00C573D6" w:rsidRPr="00C573D6" w:rsidDel="00015253" w:rsidRDefault="00C573D6" w:rsidP="00C573D6">
      <w:pPr>
        <w:autoSpaceDE w:val="0"/>
        <w:autoSpaceDN w:val="0"/>
        <w:adjustRightInd w:val="0"/>
        <w:spacing w:after="0" w:line="240" w:lineRule="auto"/>
        <w:rPr>
          <w:ins w:id="1151" w:author="Author"/>
          <w:del w:id="1152" w:author="Author"/>
          <w:rFonts w:ascii="Consolas" w:eastAsiaTheme="minorHAnsi" w:hAnsi="Consolas" w:cs="Consolas"/>
          <w:color w:val="000000"/>
          <w:sz w:val="19"/>
          <w:szCs w:val="19"/>
        </w:rPr>
      </w:pPr>
      <w:ins w:id="1153" w:author="Author">
        <w:del w:id="11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282FA4B1" w14:textId="441A1FFD" w:rsidR="00C573D6" w:rsidRPr="00C573D6" w:rsidDel="00015253" w:rsidRDefault="00C573D6" w:rsidP="00C573D6">
      <w:pPr>
        <w:autoSpaceDE w:val="0"/>
        <w:autoSpaceDN w:val="0"/>
        <w:adjustRightInd w:val="0"/>
        <w:spacing w:after="0" w:line="240" w:lineRule="auto"/>
        <w:rPr>
          <w:ins w:id="1155" w:author="Author"/>
          <w:del w:id="1156" w:author="Author"/>
          <w:rFonts w:ascii="Consolas" w:eastAsiaTheme="minorHAnsi" w:hAnsi="Consolas" w:cs="Consolas"/>
          <w:color w:val="000000"/>
          <w:sz w:val="19"/>
          <w:szCs w:val="19"/>
        </w:rPr>
      </w:pPr>
      <w:ins w:id="1157" w:author="Author">
        <w:del w:id="11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component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6CDEDD9" w14:textId="33069A2A" w:rsidR="00C573D6" w:rsidRPr="00C573D6" w:rsidDel="00015253" w:rsidRDefault="00C573D6" w:rsidP="00C573D6">
      <w:pPr>
        <w:autoSpaceDE w:val="0"/>
        <w:autoSpaceDN w:val="0"/>
        <w:adjustRightInd w:val="0"/>
        <w:spacing w:after="0" w:line="240" w:lineRule="auto"/>
        <w:rPr>
          <w:ins w:id="1159" w:author="Author"/>
          <w:del w:id="1160" w:author="Author"/>
          <w:rFonts w:ascii="Consolas" w:eastAsiaTheme="minorHAnsi" w:hAnsi="Consolas" w:cs="Consolas"/>
          <w:color w:val="000000"/>
          <w:sz w:val="19"/>
          <w:szCs w:val="19"/>
        </w:rPr>
      </w:pPr>
      <w:ins w:id="1161" w:author="Author">
        <w:del w:id="11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652A7C9D" w14:textId="54EC935D" w:rsidR="00C573D6" w:rsidRPr="00C573D6" w:rsidDel="00015253" w:rsidRDefault="00C573D6" w:rsidP="00C573D6">
      <w:pPr>
        <w:autoSpaceDE w:val="0"/>
        <w:autoSpaceDN w:val="0"/>
        <w:adjustRightInd w:val="0"/>
        <w:spacing w:after="0" w:line="240" w:lineRule="auto"/>
        <w:rPr>
          <w:ins w:id="1163" w:author="Author"/>
          <w:del w:id="1164" w:author="Author"/>
          <w:rFonts w:ascii="Consolas" w:eastAsiaTheme="minorHAnsi" w:hAnsi="Consolas" w:cs="Consolas"/>
          <w:color w:val="000000"/>
          <w:sz w:val="19"/>
          <w:szCs w:val="19"/>
        </w:rPr>
      </w:pPr>
      <w:ins w:id="1165" w:author="Author">
        <w:del w:id="11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29FB8A9F" w14:textId="7E3C8222" w:rsidR="00C573D6" w:rsidRPr="00C573D6" w:rsidDel="00015253" w:rsidRDefault="00C573D6" w:rsidP="00C573D6">
      <w:pPr>
        <w:autoSpaceDE w:val="0"/>
        <w:autoSpaceDN w:val="0"/>
        <w:adjustRightInd w:val="0"/>
        <w:spacing w:after="0" w:line="240" w:lineRule="auto"/>
        <w:rPr>
          <w:ins w:id="1167" w:author="Author"/>
          <w:del w:id="1168" w:author="Author"/>
          <w:rFonts w:ascii="Consolas" w:eastAsiaTheme="minorHAnsi" w:hAnsi="Consolas" w:cs="Consolas"/>
          <w:color w:val="000000"/>
          <w:sz w:val="19"/>
          <w:szCs w:val="19"/>
        </w:rPr>
      </w:pPr>
      <w:ins w:id="1169" w:author="Author">
        <w:del w:id="11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CT_Component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201CBB5" w14:textId="4304D800" w:rsidR="00C573D6" w:rsidRPr="00C573D6" w:rsidDel="00015253" w:rsidRDefault="00C573D6" w:rsidP="00C573D6">
      <w:pPr>
        <w:autoSpaceDE w:val="0"/>
        <w:autoSpaceDN w:val="0"/>
        <w:adjustRightInd w:val="0"/>
        <w:spacing w:after="0" w:line="240" w:lineRule="auto"/>
        <w:rPr>
          <w:ins w:id="1171" w:author="Author"/>
          <w:del w:id="1172" w:author="Author"/>
          <w:rFonts w:ascii="Consolas" w:eastAsiaTheme="minorHAnsi" w:hAnsi="Consolas" w:cs="Consolas"/>
          <w:color w:val="000000"/>
          <w:sz w:val="19"/>
          <w:szCs w:val="19"/>
        </w:rPr>
      </w:pPr>
      <w:ins w:id="1173" w:author="Author">
        <w:del w:id="11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objectid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9F09F59" w14:textId="58F6DB93" w:rsidR="00C573D6" w:rsidRPr="00C573D6" w:rsidDel="00015253" w:rsidRDefault="00C573D6" w:rsidP="00C573D6">
      <w:pPr>
        <w:autoSpaceDE w:val="0"/>
        <w:autoSpaceDN w:val="0"/>
        <w:adjustRightInd w:val="0"/>
        <w:spacing w:after="0" w:line="240" w:lineRule="auto"/>
        <w:rPr>
          <w:ins w:id="1175" w:author="Author"/>
          <w:del w:id="1176" w:author="Author"/>
          <w:rFonts w:ascii="Consolas" w:eastAsiaTheme="minorHAnsi" w:hAnsi="Consolas" w:cs="Consolas"/>
          <w:color w:val="000000"/>
          <w:sz w:val="19"/>
          <w:szCs w:val="19"/>
        </w:rPr>
      </w:pPr>
      <w:ins w:id="1177" w:author="Author">
        <w:del w:id="11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transform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ST_Matrix3D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F1DBC79" w14:textId="6F06654F" w:rsidR="00C573D6" w:rsidRPr="00C573D6" w:rsidDel="00015253" w:rsidRDefault="00C573D6" w:rsidP="00C573D6">
      <w:pPr>
        <w:autoSpaceDE w:val="0"/>
        <w:autoSpaceDN w:val="0"/>
        <w:adjustRightInd w:val="0"/>
        <w:spacing w:after="0" w:line="240" w:lineRule="auto"/>
        <w:rPr>
          <w:ins w:id="1179" w:author="Author"/>
          <w:del w:id="1180" w:author="Author"/>
          <w:rFonts w:ascii="Consolas" w:eastAsiaTheme="minorHAnsi" w:hAnsi="Consolas" w:cs="Consolas"/>
          <w:color w:val="000000"/>
          <w:sz w:val="19"/>
          <w:szCs w:val="19"/>
        </w:rPr>
      </w:pPr>
      <w:ins w:id="1181" w:author="Author">
        <w:del w:id="11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2D44F10" w14:textId="7C985016" w:rsidR="00C573D6" w:rsidRPr="00C573D6" w:rsidDel="00015253" w:rsidRDefault="00C573D6" w:rsidP="00C573D6">
      <w:pPr>
        <w:autoSpaceDE w:val="0"/>
        <w:autoSpaceDN w:val="0"/>
        <w:adjustRightInd w:val="0"/>
        <w:spacing w:after="0" w:line="240" w:lineRule="auto"/>
        <w:rPr>
          <w:ins w:id="1183" w:author="Author"/>
          <w:del w:id="1184" w:author="Author"/>
          <w:rFonts w:ascii="Consolas" w:eastAsiaTheme="minorHAnsi" w:hAnsi="Consolas" w:cs="Consolas"/>
          <w:color w:val="000000"/>
          <w:sz w:val="19"/>
          <w:szCs w:val="19"/>
        </w:rPr>
      </w:pPr>
      <w:ins w:id="1185" w:author="Author">
        <w:del w:id="11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05EA023E" w14:textId="641908F9" w:rsidR="00C573D6" w:rsidRPr="00C573D6" w:rsidDel="00015253" w:rsidRDefault="00C573D6" w:rsidP="00C573D6">
      <w:pPr>
        <w:autoSpaceDE w:val="0"/>
        <w:autoSpaceDN w:val="0"/>
        <w:adjustRightInd w:val="0"/>
        <w:spacing w:after="0" w:line="240" w:lineRule="auto"/>
        <w:rPr>
          <w:ins w:id="1187" w:author="Author"/>
          <w:del w:id="1188" w:author="Author"/>
          <w:rFonts w:ascii="Consolas" w:eastAsiaTheme="minorHAnsi" w:hAnsi="Consolas" w:cs="Consolas"/>
          <w:color w:val="000000"/>
          <w:sz w:val="19"/>
          <w:szCs w:val="19"/>
        </w:rPr>
      </w:pPr>
      <w:ins w:id="1189" w:author="Author">
        <w:del w:id="11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mixed</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true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D64A770" w14:textId="6303A258" w:rsidR="00C573D6" w:rsidRPr="00C573D6" w:rsidDel="00015253" w:rsidRDefault="00C573D6" w:rsidP="00C573D6">
      <w:pPr>
        <w:autoSpaceDE w:val="0"/>
        <w:autoSpaceDN w:val="0"/>
        <w:adjustRightInd w:val="0"/>
        <w:spacing w:after="0" w:line="240" w:lineRule="auto"/>
        <w:rPr>
          <w:ins w:id="1191" w:author="Author"/>
          <w:del w:id="1192" w:author="Author"/>
          <w:rFonts w:ascii="Consolas" w:eastAsiaTheme="minorHAnsi" w:hAnsi="Consolas" w:cs="Consolas"/>
          <w:color w:val="000000"/>
          <w:sz w:val="19"/>
          <w:szCs w:val="19"/>
        </w:rPr>
      </w:pPr>
      <w:ins w:id="1193" w:author="Author">
        <w:del w:id="1194" w:author="Author">
          <w:r w:rsidRPr="00C573D6" w:rsidDel="00015253">
            <w:rPr>
              <w:rFonts w:ascii="Consolas" w:eastAsiaTheme="minorHAnsi" w:hAnsi="Consolas" w:cs="Consolas"/>
              <w:color w:val="0000FF"/>
              <w:sz w:val="19"/>
              <w:szCs w:val="19"/>
            </w:rPr>
            <w:lastRenderedPageBreak/>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name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xs:QName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9786641" w14:textId="5D35AB3D" w:rsidR="00C573D6" w:rsidRPr="00C573D6" w:rsidDel="00015253" w:rsidRDefault="00C573D6" w:rsidP="00C573D6">
      <w:pPr>
        <w:autoSpaceDE w:val="0"/>
        <w:autoSpaceDN w:val="0"/>
        <w:adjustRightInd w:val="0"/>
        <w:spacing w:after="0" w:line="240" w:lineRule="auto"/>
        <w:rPr>
          <w:ins w:id="1195" w:author="Author"/>
          <w:del w:id="1196" w:author="Author"/>
          <w:rFonts w:ascii="Consolas" w:eastAsiaTheme="minorHAnsi" w:hAnsi="Consolas" w:cs="Consolas"/>
          <w:color w:val="000000"/>
          <w:sz w:val="19"/>
          <w:szCs w:val="19"/>
        </w:rPr>
      </w:pPr>
      <w:ins w:id="1197" w:author="Author">
        <w:del w:id="11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preserve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xs:boolean</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optional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/&gt;</w:delText>
          </w:r>
        </w:del>
      </w:ins>
    </w:p>
    <w:p w14:paraId="3AF79B1D" w14:textId="1027D56A" w:rsidR="00C573D6" w:rsidRPr="00C573D6" w:rsidDel="00015253" w:rsidRDefault="00C573D6" w:rsidP="00C573D6">
      <w:pPr>
        <w:autoSpaceDE w:val="0"/>
        <w:autoSpaceDN w:val="0"/>
        <w:adjustRightInd w:val="0"/>
        <w:spacing w:after="0" w:line="240" w:lineRule="auto"/>
        <w:rPr>
          <w:ins w:id="1199" w:author="Author"/>
          <w:del w:id="1200" w:author="Author"/>
          <w:rFonts w:ascii="Consolas" w:eastAsiaTheme="minorHAnsi" w:hAnsi="Consolas" w:cs="Consolas"/>
          <w:color w:val="000000"/>
          <w:sz w:val="19"/>
          <w:szCs w:val="19"/>
        </w:rPr>
      </w:pPr>
      <w:ins w:id="1201" w:author="Author">
        <w:del w:id="12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type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optional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/&gt;</w:delText>
          </w:r>
        </w:del>
      </w:ins>
    </w:p>
    <w:p w14:paraId="480676A9" w14:textId="53ED4462" w:rsidR="00C573D6" w:rsidRPr="00C573D6" w:rsidDel="00015253" w:rsidRDefault="00C573D6" w:rsidP="00C573D6">
      <w:pPr>
        <w:autoSpaceDE w:val="0"/>
        <w:autoSpaceDN w:val="0"/>
        <w:adjustRightInd w:val="0"/>
        <w:spacing w:after="0" w:line="240" w:lineRule="auto"/>
        <w:rPr>
          <w:ins w:id="1203" w:author="Author"/>
          <w:del w:id="1204" w:author="Author"/>
          <w:rFonts w:ascii="Consolas" w:eastAsiaTheme="minorHAnsi" w:hAnsi="Consolas" w:cs="Consolas"/>
          <w:color w:val="000000"/>
          <w:sz w:val="19"/>
          <w:szCs w:val="19"/>
        </w:rPr>
      </w:pPr>
      <w:ins w:id="1205" w:author="Author">
        <w:del w:id="12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3B03040B" w14:textId="7509D243" w:rsidR="00C573D6" w:rsidRPr="00C573D6" w:rsidDel="00015253" w:rsidRDefault="00C573D6" w:rsidP="00C573D6">
      <w:pPr>
        <w:autoSpaceDE w:val="0"/>
        <w:autoSpaceDN w:val="0"/>
        <w:adjustRightInd w:val="0"/>
        <w:spacing w:after="0" w:line="240" w:lineRule="auto"/>
        <w:rPr>
          <w:ins w:id="1207" w:author="Author"/>
          <w:del w:id="1208" w:author="Author"/>
          <w:rFonts w:ascii="Consolas" w:eastAsiaTheme="minorHAnsi" w:hAnsi="Consolas" w:cs="Consolas"/>
          <w:color w:val="000000"/>
          <w:sz w:val="19"/>
          <w:szCs w:val="19"/>
        </w:rPr>
      </w:pPr>
      <w:ins w:id="1209" w:author="Author">
        <w:del w:id="12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CT_Item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DBEDAE1" w14:textId="57B14870" w:rsidR="00C573D6" w:rsidRPr="00C573D6" w:rsidDel="00015253" w:rsidRDefault="00C573D6" w:rsidP="00C573D6">
      <w:pPr>
        <w:autoSpaceDE w:val="0"/>
        <w:autoSpaceDN w:val="0"/>
        <w:adjustRightInd w:val="0"/>
        <w:spacing w:after="0" w:line="240" w:lineRule="auto"/>
        <w:rPr>
          <w:ins w:id="1211" w:author="Author"/>
          <w:del w:id="1212" w:author="Author"/>
          <w:rFonts w:ascii="Consolas" w:eastAsiaTheme="minorHAnsi" w:hAnsi="Consolas" w:cs="Consolas"/>
          <w:color w:val="000000"/>
          <w:sz w:val="19"/>
          <w:szCs w:val="19"/>
        </w:rPr>
      </w:pPr>
      <w:ins w:id="1213" w:author="Author">
        <w:del w:id="12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DDFF57B" w14:textId="74B8FC38" w:rsidR="00C573D6" w:rsidRPr="00C573D6" w:rsidDel="00015253" w:rsidRDefault="00C573D6" w:rsidP="00C573D6">
      <w:pPr>
        <w:autoSpaceDE w:val="0"/>
        <w:autoSpaceDN w:val="0"/>
        <w:adjustRightInd w:val="0"/>
        <w:spacing w:after="0" w:line="240" w:lineRule="auto"/>
        <w:rPr>
          <w:ins w:id="1215" w:author="Author"/>
          <w:del w:id="1216" w:author="Author"/>
          <w:rFonts w:ascii="Consolas" w:eastAsiaTheme="minorHAnsi" w:hAnsi="Consolas" w:cs="Consolas"/>
          <w:color w:val="000000"/>
          <w:sz w:val="19"/>
          <w:szCs w:val="19"/>
        </w:rPr>
      </w:pPr>
      <w:ins w:id="1217" w:author="Author">
        <w:del w:id="12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3D94062" w14:textId="2B7D07EA" w:rsidR="00C573D6" w:rsidRPr="00C573D6" w:rsidDel="00015253" w:rsidRDefault="00C573D6" w:rsidP="00C573D6">
      <w:pPr>
        <w:autoSpaceDE w:val="0"/>
        <w:autoSpaceDN w:val="0"/>
        <w:adjustRightInd w:val="0"/>
        <w:spacing w:after="0" w:line="240" w:lineRule="auto"/>
        <w:rPr>
          <w:ins w:id="1219" w:author="Author"/>
          <w:del w:id="1220" w:author="Author"/>
          <w:rFonts w:ascii="Consolas" w:eastAsiaTheme="minorHAnsi" w:hAnsi="Consolas" w:cs="Consolas"/>
          <w:color w:val="000000"/>
          <w:sz w:val="19"/>
          <w:szCs w:val="19"/>
        </w:rPr>
      </w:pPr>
      <w:ins w:id="1221" w:author="Author">
        <w:del w:id="12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3087BB21" w14:textId="5CCD3370" w:rsidR="00C573D6" w:rsidRPr="00C573D6" w:rsidDel="00015253" w:rsidRDefault="00C573D6" w:rsidP="00C573D6">
      <w:pPr>
        <w:autoSpaceDE w:val="0"/>
        <w:autoSpaceDN w:val="0"/>
        <w:adjustRightInd w:val="0"/>
        <w:spacing w:after="0" w:line="240" w:lineRule="auto"/>
        <w:rPr>
          <w:ins w:id="1223" w:author="Author"/>
          <w:del w:id="1224" w:author="Author"/>
          <w:rFonts w:ascii="Consolas" w:eastAsiaTheme="minorHAnsi" w:hAnsi="Consolas" w:cs="Consolas"/>
          <w:color w:val="000000"/>
          <w:sz w:val="19"/>
          <w:szCs w:val="19"/>
        </w:rPr>
      </w:pPr>
      <w:ins w:id="1225" w:author="Author">
        <w:del w:id="12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objectid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222BE6C" w14:textId="6BE703E7" w:rsidR="00C573D6" w:rsidRPr="00C573D6" w:rsidDel="00015253" w:rsidRDefault="00C573D6" w:rsidP="00C573D6">
      <w:pPr>
        <w:autoSpaceDE w:val="0"/>
        <w:autoSpaceDN w:val="0"/>
        <w:adjustRightInd w:val="0"/>
        <w:spacing w:after="0" w:line="240" w:lineRule="auto"/>
        <w:rPr>
          <w:ins w:id="1227" w:author="Author"/>
          <w:del w:id="1228" w:author="Author"/>
          <w:rFonts w:ascii="Consolas" w:eastAsiaTheme="minorHAnsi" w:hAnsi="Consolas" w:cs="Consolas"/>
          <w:color w:val="000000"/>
          <w:sz w:val="19"/>
          <w:szCs w:val="19"/>
        </w:rPr>
      </w:pPr>
      <w:ins w:id="1229" w:author="Author">
        <w:del w:id="12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transform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ST_Matrix3D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9F0227A" w14:textId="55B03AB1" w:rsidR="00C573D6" w:rsidRPr="00C573D6" w:rsidDel="00015253" w:rsidRDefault="00C573D6" w:rsidP="00C573D6">
      <w:pPr>
        <w:autoSpaceDE w:val="0"/>
        <w:autoSpaceDN w:val="0"/>
        <w:adjustRightInd w:val="0"/>
        <w:spacing w:after="0" w:line="240" w:lineRule="auto"/>
        <w:rPr>
          <w:ins w:id="1231" w:author="Author"/>
          <w:del w:id="1232" w:author="Author"/>
          <w:rFonts w:ascii="Consolas" w:eastAsiaTheme="minorHAnsi" w:hAnsi="Consolas" w:cs="Consolas"/>
          <w:color w:val="000000"/>
          <w:sz w:val="19"/>
          <w:szCs w:val="19"/>
        </w:rPr>
      </w:pPr>
      <w:ins w:id="1233" w:author="Author">
        <w:del w:id="12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partnumber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C679C14" w14:textId="4156E84B" w:rsidR="00C573D6" w:rsidRPr="00C573D6" w:rsidDel="00015253" w:rsidRDefault="00C573D6" w:rsidP="00C573D6">
      <w:pPr>
        <w:autoSpaceDE w:val="0"/>
        <w:autoSpaceDN w:val="0"/>
        <w:adjustRightInd w:val="0"/>
        <w:spacing w:after="0" w:line="240" w:lineRule="auto"/>
        <w:rPr>
          <w:ins w:id="1235" w:author="Author"/>
          <w:del w:id="1236" w:author="Author"/>
          <w:rFonts w:ascii="Consolas" w:eastAsiaTheme="minorHAnsi" w:hAnsi="Consolas" w:cs="Consolas"/>
          <w:color w:val="000000"/>
          <w:sz w:val="19"/>
          <w:szCs w:val="19"/>
        </w:rPr>
      </w:pPr>
      <w:ins w:id="1237" w:author="Author">
        <w:del w:id="12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DDB8B79" w14:textId="0DA747CA" w:rsidR="00C573D6" w:rsidRPr="00C573D6" w:rsidDel="00015253" w:rsidRDefault="00C573D6" w:rsidP="00C573D6">
      <w:pPr>
        <w:autoSpaceDE w:val="0"/>
        <w:autoSpaceDN w:val="0"/>
        <w:adjustRightInd w:val="0"/>
        <w:spacing w:after="0" w:line="240" w:lineRule="auto"/>
        <w:rPr>
          <w:ins w:id="1239" w:author="Author"/>
          <w:del w:id="1240" w:author="Author"/>
          <w:rFonts w:ascii="Consolas" w:eastAsiaTheme="minorHAnsi" w:hAnsi="Consolas" w:cs="Consolas"/>
          <w:color w:val="000000"/>
          <w:sz w:val="19"/>
          <w:szCs w:val="19"/>
        </w:rPr>
      </w:pPr>
      <w:ins w:id="1241" w:author="Author">
        <w:del w:id="12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1A82837E" w14:textId="552D6120" w:rsidR="00C573D6" w:rsidRPr="00C573D6" w:rsidDel="00015253" w:rsidRDefault="00C573D6" w:rsidP="00C573D6">
      <w:pPr>
        <w:autoSpaceDE w:val="0"/>
        <w:autoSpaceDN w:val="0"/>
        <w:adjustRightInd w:val="0"/>
        <w:spacing w:after="0" w:line="240" w:lineRule="auto"/>
        <w:rPr>
          <w:ins w:id="1243" w:author="Author"/>
          <w:del w:id="1244" w:author="Author"/>
          <w:rFonts w:ascii="Consolas" w:eastAsiaTheme="minorHAnsi" w:hAnsi="Consolas" w:cs="Consolas"/>
          <w:color w:val="000000"/>
          <w:sz w:val="19"/>
          <w:szCs w:val="19"/>
        </w:rPr>
      </w:pPr>
      <w:ins w:id="1245" w:author="Author">
        <w:del w:id="12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008000"/>
              <w:sz w:val="19"/>
              <w:szCs w:val="19"/>
            </w:rPr>
            <w:delText xml:space="preserve"> Simple Types </w:delText>
          </w:r>
          <w:r w:rsidRPr="00C573D6" w:rsidDel="00015253">
            <w:rPr>
              <w:rFonts w:ascii="Consolas" w:eastAsiaTheme="minorHAnsi" w:hAnsi="Consolas" w:cs="Consolas"/>
              <w:color w:val="0000FF"/>
              <w:sz w:val="19"/>
              <w:szCs w:val="19"/>
            </w:rPr>
            <w:delText>--&gt;</w:delText>
          </w:r>
        </w:del>
      </w:ins>
    </w:p>
    <w:p w14:paraId="1BFB26DB" w14:textId="5DEB5C96" w:rsidR="00C573D6" w:rsidRPr="00C573D6" w:rsidDel="00015253" w:rsidRDefault="00C573D6" w:rsidP="00C573D6">
      <w:pPr>
        <w:autoSpaceDE w:val="0"/>
        <w:autoSpaceDN w:val="0"/>
        <w:adjustRightInd w:val="0"/>
        <w:spacing w:after="0" w:line="240" w:lineRule="auto"/>
        <w:rPr>
          <w:ins w:id="1247" w:author="Author"/>
          <w:del w:id="1248" w:author="Author"/>
          <w:rFonts w:ascii="Consolas" w:eastAsiaTheme="minorHAnsi" w:hAnsi="Consolas" w:cs="Consolas"/>
          <w:color w:val="000000"/>
          <w:sz w:val="19"/>
          <w:szCs w:val="19"/>
        </w:rPr>
      </w:pPr>
      <w:ins w:id="1249" w:author="Author">
        <w:del w:id="12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ST_Unit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D0E6E3D" w14:textId="59EB2037" w:rsidR="00C573D6" w:rsidRPr="00C573D6" w:rsidDel="00015253" w:rsidRDefault="00C573D6" w:rsidP="00C573D6">
      <w:pPr>
        <w:autoSpaceDE w:val="0"/>
        <w:autoSpaceDN w:val="0"/>
        <w:adjustRightInd w:val="0"/>
        <w:spacing w:after="0" w:line="240" w:lineRule="auto"/>
        <w:rPr>
          <w:ins w:id="1251" w:author="Author"/>
          <w:del w:id="1252" w:author="Author"/>
          <w:rFonts w:ascii="Consolas" w:eastAsiaTheme="minorHAnsi" w:hAnsi="Consolas" w:cs="Consolas"/>
          <w:color w:val="000000"/>
          <w:sz w:val="19"/>
          <w:szCs w:val="19"/>
        </w:rPr>
      </w:pPr>
      <w:ins w:id="1253" w:author="Author">
        <w:del w:id="12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DA7C2FE" w14:textId="4967E155" w:rsidR="00C573D6" w:rsidRPr="00C573D6" w:rsidDel="00015253" w:rsidRDefault="00C573D6" w:rsidP="00C573D6">
      <w:pPr>
        <w:autoSpaceDE w:val="0"/>
        <w:autoSpaceDN w:val="0"/>
        <w:adjustRightInd w:val="0"/>
        <w:spacing w:after="0" w:line="240" w:lineRule="auto"/>
        <w:rPr>
          <w:ins w:id="1255" w:author="Author"/>
          <w:del w:id="1256" w:author="Author"/>
          <w:rFonts w:ascii="Consolas" w:eastAsiaTheme="minorHAnsi" w:hAnsi="Consolas" w:cs="Consolas"/>
          <w:color w:val="000000"/>
          <w:sz w:val="19"/>
          <w:szCs w:val="19"/>
        </w:rPr>
      </w:pPr>
      <w:ins w:id="1257" w:author="Author">
        <w:del w:id="12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micron</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7F08A41" w14:textId="62333E0A" w:rsidR="00C573D6" w:rsidRPr="00C573D6" w:rsidDel="00015253" w:rsidRDefault="00C573D6" w:rsidP="00C573D6">
      <w:pPr>
        <w:autoSpaceDE w:val="0"/>
        <w:autoSpaceDN w:val="0"/>
        <w:adjustRightInd w:val="0"/>
        <w:spacing w:after="0" w:line="240" w:lineRule="auto"/>
        <w:rPr>
          <w:ins w:id="1259" w:author="Author"/>
          <w:del w:id="1260" w:author="Author"/>
          <w:rFonts w:ascii="Consolas" w:eastAsiaTheme="minorHAnsi" w:hAnsi="Consolas" w:cs="Consolas"/>
          <w:color w:val="000000"/>
          <w:sz w:val="19"/>
          <w:szCs w:val="19"/>
        </w:rPr>
      </w:pPr>
      <w:ins w:id="1261" w:author="Author">
        <w:del w:id="12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millimeter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1F49C61" w14:textId="2F4BBD41" w:rsidR="00C573D6" w:rsidRPr="00C573D6" w:rsidDel="00015253" w:rsidRDefault="00C573D6" w:rsidP="00C573D6">
      <w:pPr>
        <w:autoSpaceDE w:val="0"/>
        <w:autoSpaceDN w:val="0"/>
        <w:adjustRightInd w:val="0"/>
        <w:spacing w:after="0" w:line="240" w:lineRule="auto"/>
        <w:rPr>
          <w:ins w:id="1263" w:author="Author"/>
          <w:del w:id="1264" w:author="Author"/>
          <w:rFonts w:ascii="Consolas" w:eastAsiaTheme="minorHAnsi" w:hAnsi="Consolas" w:cs="Consolas"/>
          <w:color w:val="000000"/>
          <w:sz w:val="19"/>
          <w:szCs w:val="19"/>
        </w:rPr>
      </w:pPr>
      <w:ins w:id="1265" w:author="Author">
        <w:del w:id="12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centimeter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0201AFE" w14:textId="5D9B41CF" w:rsidR="00C573D6" w:rsidRPr="00C573D6" w:rsidDel="00015253" w:rsidRDefault="00C573D6" w:rsidP="00C573D6">
      <w:pPr>
        <w:autoSpaceDE w:val="0"/>
        <w:autoSpaceDN w:val="0"/>
        <w:adjustRightInd w:val="0"/>
        <w:spacing w:after="0" w:line="240" w:lineRule="auto"/>
        <w:rPr>
          <w:ins w:id="1267" w:author="Author"/>
          <w:del w:id="1268" w:author="Author"/>
          <w:rFonts w:ascii="Consolas" w:eastAsiaTheme="minorHAnsi" w:hAnsi="Consolas" w:cs="Consolas"/>
          <w:color w:val="000000"/>
          <w:sz w:val="19"/>
          <w:szCs w:val="19"/>
        </w:rPr>
      </w:pPr>
      <w:ins w:id="1269" w:author="Author">
        <w:del w:id="12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inch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AB84F60" w14:textId="7CA52F50" w:rsidR="00C573D6" w:rsidRPr="00C573D6" w:rsidDel="00015253" w:rsidRDefault="00C573D6" w:rsidP="00C573D6">
      <w:pPr>
        <w:autoSpaceDE w:val="0"/>
        <w:autoSpaceDN w:val="0"/>
        <w:adjustRightInd w:val="0"/>
        <w:spacing w:after="0" w:line="240" w:lineRule="auto"/>
        <w:rPr>
          <w:ins w:id="1271" w:author="Author"/>
          <w:del w:id="1272" w:author="Author"/>
          <w:rFonts w:ascii="Consolas" w:eastAsiaTheme="minorHAnsi" w:hAnsi="Consolas" w:cs="Consolas"/>
          <w:color w:val="000000"/>
          <w:sz w:val="19"/>
          <w:szCs w:val="19"/>
        </w:rPr>
      </w:pPr>
      <w:ins w:id="1273" w:author="Author">
        <w:del w:id="12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foot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BC9EC31" w14:textId="6A344516" w:rsidR="00C573D6" w:rsidRPr="00C573D6" w:rsidDel="00015253" w:rsidRDefault="00C573D6" w:rsidP="00C573D6">
      <w:pPr>
        <w:autoSpaceDE w:val="0"/>
        <w:autoSpaceDN w:val="0"/>
        <w:adjustRightInd w:val="0"/>
        <w:spacing w:after="0" w:line="240" w:lineRule="auto"/>
        <w:rPr>
          <w:ins w:id="1275" w:author="Author"/>
          <w:del w:id="1276" w:author="Author"/>
          <w:rFonts w:ascii="Consolas" w:eastAsiaTheme="minorHAnsi" w:hAnsi="Consolas" w:cs="Consolas"/>
          <w:color w:val="000000"/>
          <w:sz w:val="19"/>
          <w:szCs w:val="19"/>
        </w:rPr>
      </w:pPr>
      <w:ins w:id="1277" w:author="Author">
        <w:del w:id="12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C76F73B" w14:textId="0001B540" w:rsidR="00C573D6" w:rsidRPr="00C573D6" w:rsidDel="00015253" w:rsidRDefault="00C573D6" w:rsidP="00C573D6">
      <w:pPr>
        <w:autoSpaceDE w:val="0"/>
        <w:autoSpaceDN w:val="0"/>
        <w:adjustRightInd w:val="0"/>
        <w:spacing w:after="0" w:line="240" w:lineRule="auto"/>
        <w:rPr>
          <w:ins w:id="1279" w:author="Author"/>
          <w:del w:id="1280" w:author="Author"/>
          <w:rFonts w:ascii="Consolas" w:eastAsiaTheme="minorHAnsi" w:hAnsi="Consolas" w:cs="Consolas"/>
          <w:color w:val="000000"/>
          <w:sz w:val="19"/>
          <w:szCs w:val="19"/>
        </w:rPr>
      </w:pPr>
      <w:ins w:id="1281" w:author="Author">
        <w:del w:id="12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3AF76DC6" w14:textId="55B875F0" w:rsidR="00C573D6" w:rsidRPr="00C573D6" w:rsidDel="00015253" w:rsidRDefault="00C573D6" w:rsidP="00C573D6">
      <w:pPr>
        <w:autoSpaceDE w:val="0"/>
        <w:autoSpaceDN w:val="0"/>
        <w:adjustRightInd w:val="0"/>
        <w:spacing w:after="0" w:line="240" w:lineRule="auto"/>
        <w:rPr>
          <w:ins w:id="1283" w:author="Author"/>
          <w:del w:id="1284" w:author="Author"/>
          <w:rFonts w:ascii="Consolas" w:eastAsiaTheme="minorHAnsi" w:hAnsi="Consolas" w:cs="Consolas"/>
          <w:color w:val="000000"/>
          <w:sz w:val="19"/>
          <w:szCs w:val="19"/>
        </w:rPr>
      </w:pPr>
      <w:ins w:id="1285" w:author="Author">
        <w:del w:id="12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413B0884" w14:textId="001BC23B" w:rsidR="00C573D6" w:rsidRPr="00C573D6" w:rsidDel="00015253" w:rsidRDefault="00C573D6" w:rsidP="00C573D6">
      <w:pPr>
        <w:autoSpaceDE w:val="0"/>
        <w:autoSpaceDN w:val="0"/>
        <w:adjustRightInd w:val="0"/>
        <w:spacing w:after="0" w:line="240" w:lineRule="auto"/>
        <w:rPr>
          <w:ins w:id="1287" w:author="Author"/>
          <w:del w:id="1288" w:author="Author"/>
          <w:rFonts w:ascii="Consolas" w:eastAsiaTheme="minorHAnsi" w:hAnsi="Consolas" w:cs="Consolas"/>
          <w:color w:val="000000"/>
          <w:sz w:val="19"/>
          <w:szCs w:val="19"/>
        </w:rPr>
      </w:pPr>
      <w:ins w:id="1289" w:author="Author">
        <w:del w:id="12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ST_ColorValue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0C283A7" w14:textId="171B6361" w:rsidR="00C573D6" w:rsidRPr="00C573D6" w:rsidDel="00015253" w:rsidRDefault="00C573D6" w:rsidP="00C573D6">
      <w:pPr>
        <w:autoSpaceDE w:val="0"/>
        <w:autoSpaceDN w:val="0"/>
        <w:adjustRightInd w:val="0"/>
        <w:spacing w:after="0" w:line="240" w:lineRule="auto"/>
        <w:rPr>
          <w:ins w:id="1291" w:author="Author"/>
          <w:del w:id="1292" w:author="Author"/>
          <w:rFonts w:ascii="Consolas" w:eastAsiaTheme="minorHAnsi" w:hAnsi="Consolas" w:cs="Consolas"/>
          <w:color w:val="000000"/>
          <w:sz w:val="19"/>
          <w:szCs w:val="19"/>
        </w:rPr>
      </w:pPr>
      <w:ins w:id="1293" w:author="Author">
        <w:del w:id="12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1414D07" w14:textId="68D40904" w:rsidR="00C573D6" w:rsidRPr="00C573D6" w:rsidDel="00015253" w:rsidRDefault="00C573D6" w:rsidP="00C573D6">
      <w:pPr>
        <w:autoSpaceDE w:val="0"/>
        <w:autoSpaceDN w:val="0"/>
        <w:adjustRightInd w:val="0"/>
        <w:spacing w:after="0" w:line="240" w:lineRule="auto"/>
        <w:rPr>
          <w:ins w:id="1295" w:author="Author"/>
          <w:del w:id="1296" w:author="Author"/>
          <w:rFonts w:ascii="Consolas" w:eastAsiaTheme="minorHAnsi" w:hAnsi="Consolas" w:cs="Consolas"/>
          <w:color w:val="000000"/>
          <w:sz w:val="19"/>
          <w:szCs w:val="19"/>
        </w:rPr>
      </w:pPr>
      <w:ins w:id="1297" w:author="Author">
        <w:del w:id="12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xs:pattern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#[0-9|A-F|a-f][0-9|A-F|a-f][0-9|A-F|a-f][0-9|A-F|a-f][0-9|A-F|a-f][0-9|A-F|a-f]([0-9|A-F|a-f][0-9|A-F|a-f])?</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134B13B" w14:textId="7827ED2D" w:rsidR="00C573D6" w:rsidRPr="00C573D6" w:rsidDel="00015253" w:rsidRDefault="00C573D6" w:rsidP="00C573D6">
      <w:pPr>
        <w:autoSpaceDE w:val="0"/>
        <w:autoSpaceDN w:val="0"/>
        <w:adjustRightInd w:val="0"/>
        <w:spacing w:after="0" w:line="240" w:lineRule="auto"/>
        <w:rPr>
          <w:ins w:id="1299" w:author="Author"/>
          <w:del w:id="1300" w:author="Author"/>
          <w:rFonts w:ascii="Consolas" w:eastAsiaTheme="minorHAnsi" w:hAnsi="Consolas" w:cs="Consolas"/>
          <w:color w:val="000000"/>
          <w:sz w:val="19"/>
          <w:szCs w:val="19"/>
        </w:rPr>
      </w:pPr>
      <w:ins w:id="1301" w:author="Author">
        <w:del w:id="13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2D7FD3F1" w14:textId="0DEAD5B6" w:rsidR="00C573D6" w:rsidRPr="00C573D6" w:rsidDel="00015253" w:rsidRDefault="00C573D6" w:rsidP="00C573D6">
      <w:pPr>
        <w:autoSpaceDE w:val="0"/>
        <w:autoSpaceDN w:val="0"/>
        <w:adjustRightInd w:val="0"/>
        <w:spacing w:after="0" w:line="240" w:lineRule="auto"/>
        <w:rPr>
          <w:ins w:id="1303" w:author="Author"/>
          <w:del w:id="1304" w:author="Author"/>
          <w:rFonts w:ascii="Consolas" w:eastAsiaTheme="minorHAnsi" w:hAnsi="Consolas" w:cs="Consolas"/>
          <w:color w:val="000000"/>
          <w:sz w:val="19"/>
          <w:szCs w:val="19"/>
        </w:rPr>
      </w:pPr>
      <w:ins w:id="1305" w:author="Author">
        <w:del w:id="13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1BF27E2C" w14:textId="23768B1C" w:rsidR="00C573D6" w:rsidRPr="00C573D6" w:rsidDel="00015253" w:rsidRDefault="00C573D6" w:rsidP="00C573D6">
      <w:pPr>
        <w:autoSpaceDE w:val="0"/>
        <w:autoSpaceDN w:val="0"/>
        <w:adjustRightInd w:val="0"/>
        <w:spacing w:after="0" w:line="240" w:lineRule="auto"/>
        <w:rPr>
          <w:ins w:id="1307" w:author="Author"/>
          <w:del w:id="1308" w:author="Author"/>
          <w:rFonts w:ascii="Consolas" w:eastAsiaTheme="minorHAnsi" w:hAnsi="Consolas" w:cs="Consolas"/>
          <w:color w:val="000000"/>
          <w:sz w:val="19"/>
          <w:szCs w:val="19"/>
        </w:rPr>
      </w:pPr>
      <w:ins w:id="1309" w:author="Author">
        <w:del w:id="13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ST_UriReference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0DF2B9C" w14:textId="08313AAB" w:rsidR="00C573D6" w:rsidRPr="00C573D6" w:rsidDel="00015253" w:rsidRDefault="00C573D6" w:rsidP="00C573D6">
      <w:pPr>
        <w:autoSpaceDE w:val="0"/>
        <w:autoSpaceDN w:val="0"/>
        <w:adjustRightInd w:val="0"/>
        <w:spacing w:after="0" w:line="240" w:lineRule="auto"/>
        <w:rPr>
          <w:ins w:id="1311" w:author="Author"/>
          <w:del w:id="1312" w:author="Author"/>
          <w:rFonts w:ascii="Consolas" w:eastAsiaTheme="minorHAnsi" w:hAnsi="Consolas" w:cs="Consolas"/>
          <w:color w:val="000000"/>
          <w:sz w:val="19"/>
          <w:szCs w:val="19"/>
        </w:rPr>
      </w:pPr>
      <w:ins w:id="1313" w:author="Author">
        <w:del w:id="13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xs:anyURI</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C98E067" w14:textId="19325DC5" w:rsidR="00C573D6" w:rsidRPr="00C573D6" w:rsidDel="00015253" w:rsidRDefault="00C573D6" w:rsidP="00C573D6">
      <w:pPr>
        <w:autoSpaceDE w:val="0"/>
        <w:autoSpaceDN w:val="0"/>
        <w:adjustRightInd w:val="0"/>
        <w:spacing w:after="0" w:line="240" w:lineRule="auto"/>
        <w:rPr>
          <w:ins w:id="1315" w:author="Author"/>
          <w:del w:id="1316" w:author="Author"/>
          <w:rFonts w:ascii="Consolas" w:eastAsiaTheme="minorHAnsi" w:hAnsi="Consolas" w:cs="Consolas"/>
          <w:color w:val="000000"/>
          <w:sz w:val="19"/>
          <w:szCs w:val="19"/>
        </w:rPr>
      </w:pPr>
      <w:ins w:id="1317" w:author="Author">
        <w:del w:id="13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xs:pattern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FE5BC5E" w14:textId="1010F89A" w:rsidR="00C573D6" w:rsidRPr="00C573D6" w:rsidDel="00015253" w:rsidRDefault="00C573D6" w:rsidP="00C573D6">
      <w:pPr>
        <w:autoSpaceDE w:val="0"/>
        <w:autoSpaceDN w:val="0"/>
        <w:adjustRightInd w:val="0"/>
        <w:spacing w:after="0" w:line="240" w:lineRule="auto"/>
        <w:rPr>
          <w:ins w:id="1319" w:author="Author"/>
          <w:del w:id="1320" w:author="Author"/>
          <w:rFonts w:ascii="Consolas" w:eastAsiaTheme="minorHAnsi" w:hAnsi="Consolas" w:cs="Consolas"/>
          <w:color w:val="000000"/>
          <w:sz w:val="19"/>
          <w:szCs w:val="19"/>
        </w:rPr>
      </w:pPr>
      <w:ins w:id="1321" w:author="Author">
        <w:del w:id="13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4B7819AC" w14:textId="71E35419" w:rsidR="00C573D6" w:rsidRPr="00C573D6" w:rsidDel="00015253" w:rsidRDefault="00C573D6" w:rsidP="00C573D6">
      <w:pPr>
        <w:autoSpaceDE w:val="0"/>
        <w:autoSpaceDN w:val="0"/>
        <w:adjustRightInd w:val="0"/>
        <w:spacing w:after="0" w:line="240" w:lineRule="auto"/>
        <w:rPr>
          <w:ins w:id="1323" w:author="Author"/>
          <w:del w:id="1324" w:author="Author"/>
          <w:rFonts w:ascii="Consolas" w:eastAsiaTheme="minorHAnsi" w:hAnsi="Consolas" w:cs="Consolas"/>
          <w:color w:val="000000"/>
          <w:sz w:val="19"/>
          <w:szCs w:val="19"/>
        </w:rPr>
      </w:pPr>
      <w:ins w:id="1325" w:author="Author">
        <w:del w:id="13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597DA5D0" w14:textId="76AA46E5" w:rsidR="00C573D6" w:rsidRPr="00C573D6" w:rsidDel="00015253" w:rsidRDefault="00C573D6" w:rsidP="00C573D6">
      <w:pPr>
        <w:autoSpaceDE w:val="0"/>
        <w:autoSpaceDN w:val="0"/>
        <w:adjustRightInd w:val="0"/>
        <w:spacing w:after="0" w:line="240" w:lineRule="auto"/>
        <w:rPr>
          <w:ins w:id="1327" w:author="Author"/>
          <w:del w:id="1328" w:author="Author"/>
          <w:rFonts w:ascii="Consolas" w:eastAsiaTheme="minorHAnsi" w:hAnsi="Consolas" w:cs="Consolas"/>
          <w:color w:val="000000"/>
          <w:sz w:val="19"/>
          <w:szCs w:val="19"/>
        </w:rPr>
      </w:pPr>
      <w:ins w:id="1329" w:author="Author">
        <w:del w:id="13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ST_Matrix3D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44EFD98" w14:textId="4F8CE370" w:rsidR="00C573D6" w:rsidRPr="00C573D6" w:rsidDel="00015253" w:rsidRDefault="00C573D6" w:rsidP="00C573D6">
      <w:pPr>
        <w:autoSpaceDE w:val="0"/>
        <w:autoSpaceDN w:val="0"/>
        <w:adjustRightInd w:val="0"/>
        <w:spacing w:after="0" w:line="240" w:lineRule="auto"/>
        <w:rPr>
          <w:ins w:id="1331" w:author="Author"/>
          <w:del w:id="1332" w:author="Author"/>
          <w:rFonts w:ascii="Consolas" w:eastAsiaTheme="minorHAnsi" w:hAnsi="Consolas" w:cs="Consolas"/>
          <w:color w:val="000000"/>
          <w:sz w:val="19"/>
          <w:szCs w:val="19"/>
        </w:rPr>
      </w:pPr>
      <w:ins w:id="1333" w:author="Author">
        <w:del w:id="13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56392AD" w14:textId="2F256598" w:rsidR="00C573D6" w:rsidRPr="00C573D6" w:rsidDel="00015253" w:rsidRDefault="00C573D6" w:rsidP="00C573D6">
      <w:pPr>
        <w:autoSpaceDE w:val="0"/>
        <w:autoSpaceDN w:val="0"/>
        <w:adjustRightInd w:val="0"/>
        <w:spacing w:after="0" w:line="240" w:lineRule="auto"/>
        <w:rPr>
          <w:ins w:id="1335" w:author="Author"/>
          <w:del w:id="1336" w:author="Author"/>
          <w:rFonts w:ascii="Consolas" w:eastAsiaTheme="minorHAnsi" w:hAnsi="Consolas" w:cs="Consolas"/>
          <w:color w:val="000000"/>
          <w:sz w:val="19"/>
          <w:szCs w:val="19"/>
        </w:rPr>
      </w:pPr>
      <w:ins w:id="1337" w:author="Author">
        <w:del w:id="13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xs:whiteSpace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collapse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7FEC43F" w14:textId="44CF0E9B" w:rsidR="00C573D6" w:rsidRPr="00C573D6" w:rsidDel="00015253" w:rsidRDefault="00C573D6" w:rsidP="00C573D6">
      <w:pPr>
        <w:autoSpaceDE w:val="0"/>
        <w:autoSpaceDN w:val="0"/>
        <w:adjustRightInd w:val="0"/>
        <w:spacing w:after="0" w:line="240" w:lineRule="auto"/>
        <w:rPr>
          <w:ins w:id="1339" w:author="Author"/>
          <w:del w:id="1340" w:author="Author"/>
          <w:rFonts w:ascii="Consolas" w:eastAsiaTheme="minorHAnsi" w:hAnsi="Consolas" w:cs="Consolas"/>
          <w:color w:val="000000"/>
          <w:sz w:val="19"/>
          <w:szCs w:val="19"/>
        </w:rPr>
      </w:pPr>
      <w:ins w:id="1341" w:author="Author">
        <w:del w:id="13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xs:pattern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((\-|\+)?(([0-9]+(\.[0-9]+)?)|(\.[0-9]+))((e|E)(\-|\+)?[0-9]+)?) ((\-|\+)?(([0-9]+(\.[0-9]+)?)|(\.[0-9]+))((e|E)(\-|\+)?[0-9]+)?) ((\-|\+)?(([0-9]+(\.[0-9]+)?)|(\.[0-9]+))((e|E)(\-|\+)?[0-9]+)?) ((\-|\+)?(([0-9]+(\.[0-9]+)?)|(\.[0-</w:delText>
          </w:r>
        </w:del>
      </w:ins>
    </w:p>
    <w:p w14:paraId="03BB9715" w14:textId="223AAC2A" w:rsidR="00C573D6" w:rsidRPr="00C573D6" w:rsidDel="00015253" w:rsidRDefault="00C573D6" w:rsidP="00C573D6">
      <w:pPr>
        <w:autoSpaceDE w:val="0"/>
        <w:autoSpaceDN w:val="0"/>
        <w:adjustRightInd w:val="0"/>
        <w:spacing w:after="0" w:line="240" w:lineRule="auto"/>
        <w:rPr>
          <w:ins w:id="1343" w:author="Author"/>
          <w:del w:id="1344" w:author="Author"/>
          <w:rFonts w:ascii="Consolas" w:eastAsiaTheme="minorHAnsi" w:hAnsi="Consolas" w:cs="Consolas"/>
          <w:color w:val="000000"/>
          <w:sz w:val="19"/>
          <w:szCs w:val="19"/>
        </w:rPr>
      </w:pPr>
      <w:ins w:id="1345" w:author="Author">
        <w:del w:id="1346" w:author="Author">
          <w:r w:rsidRPr="00C573D6" w:rsidDel="00015253">
            <w:rPr>
              <w:rFonts w:ascii="Consolas" w:eastAsiaTheme="minorHAnsi" w:hAnsi="Consolas" w:cs="Consolas"/>
              <w:color w:val="0000FF"/>
              <w:sz w:val="19"/>
              <w:szCs w:val="19"/>
            </w:rPr>
            <w:delText>9]+))((e|E)(\-|\+)?[0-9]+)?) ((\-|\+)?(([0-9]+(\.[0-9]+)?)|(\.[0-9]+))((e|E)(\-|\+)?[0-9]+)?) ((\-|\+)?(([0-9]+(\.[0-9]+)?)|(\.[0-9]+))((e|E)(\-|\+)?[0-9]+)?) ((\-|\+)?(([0-9]+(\.[0-9]+)?)|(\.[0-9]+))((e|E)(\-|\+)?[0-9]+)?) ((\-|\+)?(([0-9]+(\.[0-9]+)?)|(\.[0-9]+))((e|E)(\-|\+)?[0-9]+)?) ((\-|\+)?(([0-9]+(\.[0-9]+)?)|(\.[0-9]+))((e|E)(\-|\+)?[0-9]+)?) ((\-|\+)?(([0-9]+(\.[0-9]+)?)|(\.[0-9]+))((e|E)(\-|\+)?[0-9]+)?) ((\-|\+)?(([0-9]+(\.[0-9]+)?)|(\.[0-9]+))((e|E)(\-|\+)?[0-9]+)?) ((\-|\+)?(([0-9]+(\.[0-9]+)?)|(\.[0-9]+))((e|E)(\-|\+)?[0-9]+)?)</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E9FAD36" w14:textId="66B79665" w:rsidR="00C573D6" w:rsidRPr="00C573D6" w:rsidDel="00015253" w:rsidRDefault="00C573D6" w:rsidP="00C573D6">
      <w:pPr>
        <w:autoSpaceDE w:val="0"/>
        <w:autoSpaceDN w:val="0"/>
        <w:adjustRightInd w:val="0"/>
        <w:spacing w:after="0" w:line="240" w:lineRule="auto"/>
        <w:rPr>
          <w:ins w:id="1347" w:author="Author"/>
          <w:del w:id="1348" w:author="Author"/>
          <w:rFonts w:ascii="Consolas" w:eastAsiaTheme="minorHAnsi" w:hAnsi="Consolas" w:cs="Consolas"/>
          <w:color w:val="000000"/>
          <w:sz w:val="19"/>
          <w:szCs w:val="19"/>
        </w:rPr>
      </w:pPr>
      <w:ins w:id="1349" w:author="Author">
        <w:del w:id="13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5EC4CD60" w14:textId="15C4DD17" w:rsidR="00C573D6" w:rsidRPr="00C573D6" w:rsidDel="00015253" w:rsidRDefault="00C573D6" w:rsidP="00C573D6">
      <w:pPr>
        <w:autoSpaceDE w:val="0"/>
        <w:autoSpaceDN w:val="0"/>
        <w:adjustRightInd w:val="0"/>
        <w:spacing w:after="0" w:line="240" w:lineRule="auto"/>
        <w:rPr>
          <w:ins w:id="1351" w:author="Author"/>
          <w:del w:id="1352" w:author="Author"/>
          <w:rFonts w:ascii="Consolas" w:eastAsiaTheme="minorHAnsi" w:hAnsi="Consolas" w:cs="Consolas"/>
          <w:color w:val="000000"/>
          <w:sz w:val="19"/>
          <w:szCs w:val="19"/>
        </w:rPr>
      </w:pPr>
      <w:ins w:id="1353" w:author="Author">
        <w:del w:id="13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3F07D722" w14:textId="55C43C9D" w:rsidR="00C573D6" w:rsidRPr="00C573D6" w:rsidDel="00015253" w:rsidRDefault="00C573D6" w:rsidP="00C573D6">
      <w:pPr>
        <w:autoSpaceDE w:val="0"/>
        <w:autoSpaceDN w:val="0"/>
        <w:adjustRightInd w:val="0"/>
        <w:spacing w:after="0" w:line="240" w:lineRule="auto"/>
        <w:rPr>
          <w:ins w:id="1355" w:author="Author"/>
          <w:del w:id="1356" w:author="Author"/>
          <w:rFonts w:ascii="Consolas" w:eastAsiaTheme="minorHAnsi" w:hAnsi="Consolas" w:cs="Consolas"/>
          <w:color w:val="000000"/>
          <w:sz w:val="19"/>
          <w:szCs w:val="19"/>
        </w:rPr>
      </w:pPr>
      <w:ins w:id="1357" w:author="Author">
        <w:del w:id="13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AD50579" w14:textId="26088ABA" w:rsidR="00C573D6" w:rsidRPr="00C573D6" w:rsidDel="00015253" w:rsidRDefault="00C573D6" w:rsidP="00C573D6">
      <w:pPr>
        <w:autoSpaceDE w:val="0"/>
        <w:autoSpaceDN w:val="0"/>
        <w:adjustRightInd w:val="0"/>
        <w:spacing w:after="0" w:line="240" w:lineRule="auto"/>
        <w:rPr>
          <w:ins w:id="1359" w:author="Author"/>
          <w:del w:id="1360" w:author="Author"/>
          <w:rFonts w:ascii="Consolas" w:eastAsiaTheme="minorHAnsi" w:hAnsi="Consolas" w:cs="Consolas"/>
          <w:color w:val="000000"/>
          <w:sz w:val="19"/>
          <w:szCs w:val="19"/>
        </w:rPr>
      </w:pPr>
      <w:ins w:id="1361" w:author="Author">
        <w:del w:id="13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xs:double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93FCFCB" w14:textId="56D38D39" w:rsidR="00C573D6" w:rsidRPr="00C573D6" w:rsidDel="00015253" w:rsidRDefault="00C573D6" w:rsidP="00C573D6">
      <w:pPr>
        <w:autoSpaceDE w:val="0"/>
        <w:autoSpaceDN w:val="0"/>
        <w:adjustRightInd w:val="0"/>
        <w:spacing w:after="0" w:line="240" w:lineRule="auto"/>
        <w:rPr>
          <w:ins w:id="1363" w:author="Author"/>
          <w:del w:id="1364" w:author="Author"/>
          <w:rFonts w:ascii="Consolas" w:eastAsiaTheme="minorHAnsi" w:hAnsi="Consolas" w:cs="Consolas"/>
          <w:color w:val="000000"/>
          <w:sz w:val="19"/>
          <w:szCs w:val="19"/>
        </w:rPr>
      </w:pPr>
      <w:ins w:id="1365" w:author="Author">
        <w:del w:id="13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xs:whiteSpace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collapse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0137A9C" w14:textId="2E8A322A" w:rsidR="00C573D6" w:rsidRPr="00C573D6" w:rsidDel="00015253" w:rsidRDefault="00C573D6" w:rsidP="00C573D6">
      <w:pPr>
        <w:autoSpaceDE w:val="0"/>
        <w:autoSpaceDN w:val="0"/>
        <w:adjustRightInd w:val="0"/>
        <w:spacing w:after="0" w:line="240" w:lineRule="auto"/>
        <w:rPr>
          <w:ins w:id="1367" w:author="Author"/>
          <w:del w:id="1368" w:author="Author"/>
          <w:rFonts w:ascii="Consolas" w:eastAsiaTheme="minorHAnsi" w:hAnsi="Consolas" w:cs="Consolas"/>
          <w:color w:val="000000"/>
          <w:sz w:val="19"/>
          <w:szCs w:val="19"/>
        </w:rPr>
      </w:pPr>
      <w:ins w:id="1369" w:author="Author">
        <w:del w:id="13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xs:pattern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((\-|\+)?(([0-9]+(\.[0-9]+)?)|(\.[0-9]+))((e|E)(\-|\+)?[0-9]+)?)</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65380AB" w14:textId="052D0A22" w:rsidR="00C573D6" w:rsidRPr="00C573D6" w:rsidDel="00015253" w:rsidRDefault="00C573D6" w:rsidP="00C573D6">
      <w:pPr>
        <w:autoSpaceDE w:val="0"/>
        <w:autoSpaceDN w:val="0"/>
        <w:adjustRightInd w:val="0"/>
        <w:spacing w:after="0" w:line="240" w:lineRule="auto"/>
        <w:rPr>
          <w:ins w:id="1371" w:author="Author"/>
          <w:del w:id="1372" w:author="Author"/>
          <w:rFonts w:ascii="Consolas" w:eastAsiaTheme="minorHAnsi" w:hAnsi="Consolas" w:cs="Consolas"/>
          <w:color w:val="000000"/>
          <w:sz w:val="19"/>
          <w:szCs w:val="19"/>
        </w:rPr>
      </w:pPr>
      <w:ins w:id="1373" w:author="Author">
        <w:del w:id="13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7C7C23B1" w14:textId="7232AAE0" w:rsidR="00C573D6" w:rsidRPr="00C573D6" w:rsidDel="00015253" w:rsidRDefault="00C573D6" w:rsidP="00C573D6">
      <w:pPr>
        <w:autoSpaceDE w:val="0"/>
        <w:autoSpaceDN w:val="0"/>
        <w:adjustRightInd w:val="0"/>
        <w:spacing w:after="0" w:line="240" w:lineRule="auto"/>
        <w:rPr>
          <w:ins w:id="1375" w:author="Author"/>
          <w:del w:id="1376" w:author="Author"/>
          <w:rFonts w:ascii="Consolas" w:eastAsiaTheme="minorHAnsi" w:hAnsi="Consolas" w:cs="Consolas"/>
          <w:color w:val="000000"/>
          <w:sz w:val="19"/>
          <w:szCs w:val="19"/>
        </w:rPr>
      </w:pPr>
      <w:ins w:id="1377" w:author="Author">
        <w:del w:id="13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41723C01" w14:textId="717E6D3D" w:rsidR="00C573D6" w:rsidRPr="00C573D6" w:rsidDel="00015253" w:rsidRDefault="00C573D6" w:rsidP="00C573D6">
      <w:pPr>
        <w:autoSpaceDE w:val="0"/>
        <w:autoSpaceDN w:val="0"/>
        <w:adjustRightInd w:val="0"/>
        <w:spacing w:after="0" w:line="240" w:lineRule="auto"/>
        <w:rPr>
          <w:ins w:id="1379" w:author="Author"/>
          <w:del w:id="1380" w:author="Author"/>
          <w:rFonts w:ascii="Consolas" w:eastAsiaTheme="minorHAnsi" w:hAnsi="Consolas" w:cs="Consolas"/>
          <w:color w:val="000000"/>
          <w:sz w:val="19"/>
          <w:szCs w:val="19"/>
        </w:rPr>
      </w:pPr>
      <w:ins w:id="1381" w:author="Author">
        <w:del w:id="13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674D232" w14:textId="302E534B" w:rsidR="00C573D6" w:rsidRPr="00C573D6" w:rsidDel="00015253" w:rsidRDefault="00C573D6" w:rsidP="00C573D6">
      <w:pPr>
        <w:autoSpaceDE w:val="0"/>
        <w:autoSpaceDN w:val="0"/>
        <w:adjustRightInd w:val="0"/>
        <w:spacing w:after="0" w:line="240" w:lineRule="auto"/>
        <w:rPr>
          <w:ins w:id="1383" w:author="Author"/>
          <w:del w:id="1384" w:author="Author"/>
          <w:rFonts w:ascii="Consolas" w:eastAsiaTheme="minorHAnsi" w:hAnsi="Consolas" w:cs="Consolas"/>
          <w:color w:val="000000"/>
          <w:sz w:val="19"/>
          <w:szCs w:val="19"/>
        </w:rPr>
      </w:pPr>
      <w:ins w:id="1385" w:author="Author">
        <w:del w:id="13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xs:positiveInteger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AB0AE37" w14:textId="3F48ADA9" w:rsidR="00C573D6" w:rsidRPr="00C573D6" w:rsidDel="00015253" w:rsidRDefault="00C573D6" w:rsidP="00C573D6">
      <w:pPr>
        <w:autoSpaceDE w:val="0"/>
        <w:autoSpaceDN w:val="0"/>
        <w:adjustRightInd w:val="0"/>
        <w:spacing w:after="0" w:line="240" w:lineRule="auto"/>
        <w:rPr>
          <w:ins w:id="1387" w:author="Author"/>
          <w:del w:id="1388" w:author="Author"/>
          <w:rFonts w:ascii="Consolas" w:eastAsiaTheme="minorHAnsi" w:hAnsi="Consolas" w:cs="Consolas"/>
          <w:color w:val="000000"/>
          <w:sz w:val="19"/>
          <w:szCs w:val="19"/>
        </w:rPr>
      </w:pPr>
      <w:ins w:id="1389" w:author="Author">
        <w:del w:id="1390" w:author="Author">
          <w:r w:rsidRPr="00C573D6" w:rsidDel="00015253">
            <w:rPr>
              <w:rFonts w:ascii="Consolas" w:eastAsiaTheme="minorHAnsi" w:hAnsi="Consolas" w:cs="Consolas"/>
              <w:color w:val="0000FF"/>
              <w:sz w:val="19"/>
              <w:szCs w:val="19"/>
            </w:rPr>
            <w:lastRenderedPageBreak/>
            <w:delText>&lt;</w:delText>
          </w:r>
          <w:r w:rsidRPr="00C573D6" w:rsidDel="00015253">
            <w:rPr>
              <w:rFonts w:ascii="Consolas" w:eastAsiaTheme="minorHAnsi" w:hAnsi="Consolas" w:cs="Consolas"/>
              <w:color w:val="A31515"/>
              <w:sz w:val="19"/>
              <w:szCs w:val="19"/>
            </w:rPr>
            <w:delText>xs:maxExclusive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2147483648</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7185CF4" w14:textId="63907443" w:rsidR="00C573D6" w:rsidRPr="00C573D6" w:rsidDel="00015253" w:rsidRDefault="00C573D6" w:rsidP="00C573D6">
      <w:pPr>
        <w:autoSpaceDE w:val="0"/>
        <w:autoSpaceDN w:val="0"/>
        <w:adjustRightInd w:val="0"/>
        <w:spacing w:after="0" w:line="240" w:lineRule="auto"/>
        <w:rPr>
          <w:ins w:id="1391" w:author="Author"/>
          <w:del w:id="1392" w:author="Author"/>
          <w:rFonts w:ascii="Consolas" w:eastAsiaTheme="minorHAnsi" w:hAnsi="Consolas" w:cs="Consolas"/>
          <w:color w:val="000000"/>
          <w:sz w:val="19"/>
          <w:szCs w:val="19"/>
        </w:rPr>
      </w:pPr>
      <w:ins w:id="1393" w:author="Author">
        <w:del w:id="13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0CB2E8D7" w14:textId="4DE839DD" w:rsidR="00C573D6" w:rsidRPr="00C573D6" w:rsidDel="00015253" w:rsidRDefault="00C573D6" w:rsidP="00C573D6">
      <w:pPr>
        <w:autoSpaceDE w:val="0"/>
        <w:autoSpaceDN w:val="0"/>
        <w:adjustRightInd w:val="0"/>
        <w:spacing w:after="0" w:line="240" w:lineRule="auto"/>
        <w:rPr>
          <w:ins w:id="1395" w:author="Author"/>
          <w:del w:id="1396" w:author="Author"/>
          <w:rFonts w:ascii="Consolas" w:eastAsiaTheme="minorHAnsi" w:hAnsi="Consolas" w:cs="Consolas"/>
          <w:color w:val="000000"/>
          <w:sz w:val="19"/>
          <w:szCs w:val="19"/>
        </w:rPr>
      </w:pPr>
      <w:ins w:id="1397" w:author="Author">
        <w:del w:id="13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469B3EAC" w14:textId="55C4C648" w:rsidR="00C573D6" w:rsidRPr="00C573D6" w:rsidDel="00015253" w:rsidRDefault="00C573D6" w:rsidP="00C573D6">
      <w:pPr>
        <w:autoSpaceDE w:val="0"/>
        <w:autoSpaceDN w:val="0"/>
        <w:adjustRightInd w:val="0"/>
        <w:spacing w:after="0" w:line="240" w:lineRule="auto"/>
        <w:rPr>
          <w:ins w:id="1399" w:author="Author"/>
          <w:del w:id="1400" w:author="Author"/>
          <w:rFonts w:ascii="Consolas" w:eastAsiaTheme="minorHAnsi" w:hAnsi="Consolas" w:cs="Consolas"/>
          <w:color w:val="000000"/>
          <w:sz w:val="19"/>
          <w:szCs w:val="19"/>
        </w:rPr>
      </w:pPr>
      <w:ins w:id="1401" w:author="Author">
        <w:del w:id="14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CC019A9" w14:textId="36DD5345" w:rsidR="00C573D6" w:rsidRPr="00C573D6" w:rsidDel="00015253" w:rsidRDefault="00C573D6" w:rsidP="00C573D6">
      <w:pPr>
        <w:autoSpaceDE w:val="0"/>
        <w:autoSpaceDN w:val="0"/>
        <w:adjustRightInd w:val="0"/>
        <w:spacing w:after="0" w:line="240" w:lineRule="auto"/>
        <w:rPr>
          <w:ins w:id="1403" w:author="Author"/>
          <w:del w:id="1404" w:author="Author"/>
          <w:rFonts w:ascii="Consolas" w:eastAsiaTheme="minorHAnsi" w:hAnsi="Consolas" w:cs="Consolas"/>
          <w:color w:val="000000"/>
          <w:sz w:val="19"/>
          <w:szCs w:val="19"/>
        </w:rPr>
      </w:pPr>
      <w:ins w:id="1405" w:author="Author">
        <w:del w:id="14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xs:nonNegativeInteger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0A545AF" w14:textId="6A496AD8" w:rsidR="00C573D6" w:rsidRPr="00C573D6" w:rsidDel="00015253" w:rsidRDefault="00C573D6" w:rsidP="00C573D6">
      <w:pPr>
        <w:autoSpaceDE w:val="0"/>
        <w:autoSpaceDN w:val="0"/>
        <w:adjustRightInd w:val="0"/>
        <w:spacing w:after="0" w:line="240" w:lineRule="auto"/>
        <w:rPr>
          <w:ins w:id="1407" w:author="Author"/>
          <w:del w:id="1408" w:author="Author"/>
          <w:rFonts w:ascii="Consolas" w:eastAsiaTheme="minorHAnsi" w:hAnsi="Consolas" w:cs="Consolas"/>
          <w:color w:val="000000"/>
          <w:sz w:val="19"/>
          <w:szCs w:val="19"/>
        </w:rPr>
      </w:pPr>
      <w:ins w:id="1409" w:author="Author">
        <w:del w:id="14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xs:maxExclusive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2147483648</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F6F0385" w14:textId="0E763062" w:rsidR="00C573D6" w:rsidRPr="00C573D6" w:rsidDel="00015253" w:rsidRDefault="00C573D6" w:rsidP="00C573D6">
      <w:pPr>
        <w:autoSpaceDE w:val="0"/>
        <w:autoSpaceDN w:val="0"/>
        <w:adjustRightInd w:val="0"/>
        <w:spacing w:after="0" w:line="240" w:lineRule="auto"/>
        <w:rPr>
          <w:ins w:id="1411" w:author="Author"/>
          <w:del w:id="1412" w:author="Author"/>
          <w:rFonts w:ascii="Consolas" w:eastAsiaTheme="minorHAnsi" w:hAnsi="Consolas" w:cs="Consolas"/>
          <w:color w:val="000000"/>
          <w:sz w:val="19"/>
          <w:szCs w:val="19"/>
        </w:rPr>
      </w:pPr>
      <w:ins w:id="1413" w:author="Author">
        <w:del w:id="14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40E6E0F5" w14:textId="2B35BA42" w:rsidR="00C573D6" w:rsidRPr="00C573D6" w:rsidDel="00015253" w:rsidRDefault="00C573D6" w:rsidP="00C573D6">
      <w:pPr>
        <w:autoSpaceDE w:val="0"/>
        <w:autoSpaceDN w:val="0"/>
        <w:adjustRightInd w:val="0"/>
        <w:spacing w:after="0" w:line="240" w:lineRule="auto"/>
        <w:rPr>
          <w:ins w:id="1415" w:author="Author"/>
          <w:del w:id="1416" w:author="Author"/>
          <w:rFonts w:ascii="Consolas" w:eastAsiaTheme="minorHAnsi" w:hAnsi="Consolas" w:cs="Consolas"/>
          <w:color w:val="000000"/>
          <w:sz w:val="19"/>
          <w:szCs w:val="19"/>
        </w:rPr>
      </w:pPr>
      <w:ins w:id="1417" w:author="Author">
        <w:del w:id="14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7450DB8F" w14:textId="6E7FBA87" w:rsidR="00C573D6" w:rsidRPr="00C573D6" w:rsidDel="00015253" w:rsidRDefault="00C573D6" w:rsidP="00C573D6">
      <w:pPr>
        <w:autoSpaceDE w:val="0"/>
        <w:autoSpaceDN w:val="0"/>
        <w:adjustRightInd w:val="0"/>
        <w:spacing w:after="0" w:line="240" w:lineRule="auto"/>
        <w:rPr>
          <w:ins w:id="1419" w:author="Author"/>
          <w:del w:id="1420" w:author="Author"/>
          <w:rFonts w:ascii="Consolas" w:eastAsiaTheme="minorHAnsi" w:hAnsi="Consolas" w:cs="Consolas"/>
          <w:color w:val="000000"/>
          <w:sz w:val="19"/>
          <w:szCs w:val="19"/>
        </w:rPr>
      </w:pPr>
      <w:ins w:id="1421" w:author="Author">
        <w:del w:id="14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ST_ObjectType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D0404DE" w14:textId="267D9C14" w:rsidR="00C573D6" w:rsidRPr="00C573D6" w:rsidDel="00015253" w:rsidRDefault="00C573D6" w:rsidP="00C573D6">
      <w:pPr>
        <w:autoSpaceDE w:val="0"/>
        <w:autoSpaceDN w:val="0"/>
        <w:adjustRightInd w:val="0"/>
        <w:spacing w:after="0" w:line="240" w:lineRule="auto"/>
        <w:rPr>
          <w:ins w:id="1423" w:author="Author"/>
          <w:del w:id="1424" w:author="Author"/>
          <w:rFonts w:ascii="Consolas" w:eastAsiaTheme="minorHAnsi" w:hAnsi="Consolas" w:cs="Consolas"/>
          <w:color w:val="000000"/>
          <w:sz w:val="19"/>
          <w:szCs w:val="19"/>
        </w:rPr>
      </w:pPr>
      <w:ins w:id="1425" w:author="Author">
        <w:del w:id="14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E3BA5AA" w14:textId="32F91365" w:rsidR="00C573D6" w:rsidRPr="00C573D6" w:rsidDel="00015253" w:rsidRDefault="00C573D6" w:rsidP="00C573D6">
      <w:pPr>
        <w:autoSpaceDE w:val="0"/>
        <w:autoSpaceDN w:val="0"/>
        <w:adjustRightInd w:val="0"/>
        <w:spacing w:after="0" w:line="240" w:lineRule="auto"/>
        <w:rPr>
          <w:ins w:id="1427" w:author="Author"/>
          <w:del w:id="1428" w:author="Author"/>
          <w:rFonts w:ascii="Consolas" w:eastAsiaTheme="minorHAnsi" w:hAnsi="Consolas" w:cs="Consolas"/>
          <w:color w:val="000000"/>
          <w:sz w:val="19"/>
          <w:szCs w:val="19"/>
        </w:rPr>
      </w:pPr>
      <w:ins w:id="1429" w:author="Author">
        <w:del w:id="14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14F75F9" w14:textId="2A0F2E59" w:rsidR="00C573D6" w:rsidRPr="00C573D6" w:rsidDel="00015253" w:rsidRDefault="00C573D6" w:rsidP="00C573D6">
      <w:pPr>
        <w:autoSpaceDE w:val="0"/>
        <w:autoSpaceDN w:val="0"/>
        <w:adjustRightInd w:val="0"/>
        <w:spacing w:after="0" w:line="240" w:lineRule="auto"/>
        <w:rPr>
          <w:ins w:id="1431" w:author="Author"/>
          <w:del w:id="1432" w:author="Author"/>
          <w:rFonts w:ascii="Consolas" w:eastAsiaTheme="minorHAnsi" w:hAnsi="Consolas" w:cs="Consolas"/>
          <w:color w:val="000000"/>
          <w:sz w:val="19"/>
          <w:szCs w:val="19"/>
        </w:rPr>
      </w:pPr>
      <w:ins w:id="1433" w:author="Author">
        <w:del w:id="14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solidsupport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06DBE2D" w14:textId="1527EFB4" w:rsidR="00C573D6" w:rsidRPr="00C573D6" w:rsidDel="00015253" w:rsidRDefault="00C573D6" w:rsidP="00C573D6">
      <w:pPr>
        <w:autoSpaceDE w:val="0"/>
        <w:autoSpaceDN w:val="0"/>
        <w:adjustRightInd w:val="0"/>
        <w:spacing w:after="0" w:line="240" w:lineRule="auto"/>
        <w:rPr>
          <w:ins w:id="1435" w:author="Author"/>
          <w:del w:id="1436" w:author="Author"/>
          <w:rFonts w:ascii="Consolas" w:eastAsiaTheme="minorHAnsi" w:hAnsi="Consolas" w:cs="Consolas"/>
          <w:color w:val="000000"/>
          <w:sz w:val="19"/>
          <w:szCs w:val="19"/>
        </w:rPr>
      </w:pPr>
      <w:ins w:id="1437" w:author="Author">
        <w:del w:id="14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support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D25B3B1" w14:textId="161AB531" w:rsidR="00C573D6" w:rsidRPr="00C573D6" w:rsidDel="00015253" w:rsidRDefault="00C573D6" w:rsidP="00C573D6">
      <w:pPr>
        <w:autoSpaceDE w:val="0"/>
        <w:autoSpaceDN w:val="0"/>
        <w:adjustRightInd w:val="0"/>
        <w:spacing w:after="0" w:line="240" w:lineRule="auto"/>
        <w:rPr>
          <w:ins w:id="1439" w:author="Author"/>
          <w:del w:id="1440" w:author="Author"/>
          <w:rFonts w:ascii="Consolas" w:eastAsiaTheme="minorHAnsi" w:hAnsi="Consolas" w:cs="Consolas"/>
          <w:color w:val="000000"/>
          <w:sz w:val="19"/>
          <w:szCs w:val="19"/>
        </w:rPr>
      </w:pPr>
      <w:ins w:id="1441" w:author="Author">
        <w:del w:id="14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surface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A6B6424" w14:textId="0A337CA9" w:rsidR="00C573D6" w:rsidRPr="00C573D6" w:rsidDel="00015253" w:rsidRDefault="00C573D6" w:rsidP="00C573D6">
      <w:pPr>
        <w:autoSpaceDE w:val="0"/>
        <w:autoSpaceDN w:val="0"/>
        <w:adjustRightInd w:val="0"/>
        <w:spacing w:after="0" w:line="240" w:lineRule="auto"/>
        <w:rPr>
          <w:ins w:id="1443" w:author="Author"/>
          <w:del w:id="1444" w:author="Author"/>
          <w:rFonts w:ascii="Consolas" w:eastAsiaTheme="minorHAnsi" w:hAnsi="Consolas" w:cs="Consolas"/>
          <w:color w:val="000000"/>
          <w:sz w:val="19"/>
          <w:szCs w:val="19"/>
        </w:rPr>
      </w:pPr>
      <w:ins w:id="1445" w:author="Author">
        <w:del w:id="14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4EDA6ED" w14:textId="57D6BBCC" w:rsidR="00C573D6" w:rsidRPr="00C573D6" w:rsidDel="00015253" w:rsidRDefault="00C573D6" w:rsidP="00C573D6">
      <w:pPr>
        <w:autoSpaceDE w:val="0"/>
        <w:autoSpaceDN w:val="0"/>
        <w:adjustRightInd w:val="0"/>
        <w:spacing w:after="0" w:line="240" w:lineRule="auto"/>
        <w:rPr>
          <w:ins w:id="1447" w:author="Author"/>
          <w:del w:id="1448" w:author="Author"/>
          <w:rFonts w:ascii="Consolas" w:eastAsiaTheme="minorHAnsi" w:hAnsi="Consolas" w:cs="Consolas"/>
          <w:color w:val="000000"/>
          <w:sz w:val="19"/>
          <w:szCs w:val="19"/>
        </w:rPr>
      </w:pPr>
      <w:ins w:id="1449" w:author="Author">
        <w:del w:id="14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1C299084" w14:textId="53DE1CE4" w:rsidR="00C573D6" w:rsidRPr="00C573D6" w:rsidDel="00015253" w:rsidRDefault="00C573D6" w:rsidP="00C573D6">
      <w:pPr>
        <w:autoSpaceDE w:val="0"/>
        <w:autoSpaceDN w:val="0"/>
        <w:adjustRightInd w:val="0"/>
        <w:spacing w:after="0" w:line="240" w:lineRule="auto"/>
        <w:rPr>
          <w:ins w:id="1451" w:author="Author"/>
          <w:del w:id="1452" w:author="Author"/>
          <w:rFonts w:ascii="Consolas" w:eastAsiaTheme="minorHAnsi" w:hAnsi="Consolas" w:cs="Consolas"/>
          <w:color w:val="000000"/>
          <w:sz w:val="19"/>
          <w:szCs w:val="19"/>
        </w:rPr>
      </w:pPr>
      <w:ins w:id="1453" w:author="Author">
        <w:del w:id="14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0199D732" w14:textId="2D2D4CA3" w:rsidR="00C573D6" w:rsidRPr="00C573D6" w:rsidDel="00015253" w:rsidRDefault="00C573D6" w:rsidP="00C573D6">
      <w:pPr>
        <w:autoSpaceDE w:val="0"/>
        <w:autoSpaceDN w:val="0"/>
        <w:adjustRightInd w:val="0"/>
        <w:spacing w:after="0" w:line="240" w:lineRule="auto"/>
        <w:rPr>
          <w:ins w:id="1455" w:author="Author"/>
          <w:del w:id="1456" w:author="Author"/>
          <w:rFonts w:ascii="Consolas" w:eastAsiaTheme="minorHAnsi" w:hAnsi="Consolas" w:cs="Consolas"/>
          <w:color w:val="000000"/>
          <w:sz w:val="19"/>
          <w:szCs w:val="19"/>
        </w:rPr>
      </w:pPr>
      <w:ins w:id="1457" w:author="Author">
        <w:del w:id="14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008000"/>
              <w:sz w:val="19"/>
              <w:szCs w:val="19"/>
            </w:rPr>
            <w:delText xml:space="preserve"> Elements </w:delText>
          </w:r>
          <w:r w:rsidRPr="00C573D6" w:rsidDel="00015253">
            <w:rPr>
              <w:rFonts w:ascii="Consolas" w:eastAsiaTheme="minorHAnsi" w:hAnsi="Consolas" w:cs="Consolas"/>
              <w:color w:val="0000FF"/>
              <w:sz w:val="19"/>
              <w:szCs w:val="19"/>
            </w:rPr>
            <w:delText>--&gt;</w:delText>
          </w:r>
        </w:del>
      </w:ins>
    </w:p>
    <w:p w14:paraId="05E15855" w14:textId="7306B4EF" w:rsidR="00C573D6" w:rsidRPr="00C573D6" w:rsidDel="00015253" w:rsidRDefault="00C573D6" w:rsidP="00C573D6">
      <w:pPr>
        <w:autoSpaceDE w:val="0"/>
        <w:autoSpaceDN w:val="0"/>
        <w:adjustRightInd w:val="0"/>
        <w:spacing w:after="0" w:line="240" w:lineRule="auto"/>
        <w:rPr>
          <w:ins w:id="1459" w:author="Author"/>
          <w:del w:id="1460" w:author="Author"/>
          <w:rFonts w:ascii="Consolas" w:eastAsiaTheme="minorHAnsi" w:hAnsi="Consolas" w:cs="Consolas"/>
          <w:color w:val="000000"/>
          <w:sz w:val="19"/>
          <w:szCs w:val="19"/>
        </w:rPr>
      </w:pPr>
      <w:ins w:id="1461" w:author="Author">
        <w:del w:id="14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1066D14" w14:textId="2F7505D2" w:rsidR="00C573D6" w:rsidRPr="00C573D6" w:rsidDel="00015253" w:rsidRDefault="00C573D6" w:rsidP="00C573D6">
      <w:pPr>
        <w:autoSpaceDE w:val="0"/>
        <w:autoSpaceDN w:val="0"/>
        <w:adjustRightInd w:val="0"/>
        <w:spacing w:after="0" w:line="240" w:lineRule="auto"/>
        <w:rPr>
          <w:ins w:id="1463" w:author="Author"/>
          <w:del w:id="1464" w:author="Author"/>
          <w:rFonts w:ascii="Consolas" w:eastAsiaTheme="minorHAnsi" w:hAnsi="Consolas" w:cs="Consolas"/>
          <w:color w:val="000000"/>
          <w:sz w:val="19"/>
          <w:szCs w:val="19"/>
        </w:rPr>
      </w:pPr>
      <w:ins w:id="1465" w:author="Author">
        <w:del w:id="14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E936014" w14:textId="193690F6" w:rsidR="00C573D6" w:rsidRPr="00C573D6" w:rsidDel="00015253" w:rsidRDefault="00C573D6" w:rsidP="00C573D6">
      <w:pPr>
        <w:autoSpaceDE w:val="0"/>
        <w:autoSpaceDN w:val="0"/>
        <w:adjustRightInd w:val="0"/>
        <w:spacing w:after="0" w:line="240" w:lineRule="auto"/>
        <w:rPr>
          <w:ins w:id="1467" w:author="Author"/>
          <w:del w:id="1468" w:author="Author"/>
          <w:rFonts w:ascii="Consolas" w:eastAsiaTheme="minorHAnsi" w:hAnsi="Consolas" w:cs="Consolas"/>
          <w:color w:val="000000"/>
          <w:sz w:val="19"/>
          <w:szCs w:val="19"/>
        </w:rPr>
      </w:pPr>
      <w:ins w:id="1469" w:author="Author">
        <w:del w:id="14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resources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CT_Resources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6D9C894" w14:textId="3D7EC836" w:rsidR="00C573D6" w:rsidRPr="00C573D6" w:rsidDel="00015253" w:rsidRDefault="00C573D6" w:rsidP="00C573D6">
      <w:pPr>
        <w:autoSpaceDE w:val="0"/>
        <w:autoSpaceDN w:val="0"/>
        <w:adjustRightInd w:val="0"/>
        <w:spacing w:after="0" w:line="240" w:lineRule="auto"/>
        <w:rPr>
          <w:ins w:id="1471" w:author="Author"/>
          <w:del w:id="1472" w:author="Author"/>
          <w:rFonts w:ascii="Consolas" w:eastAsiaTheme="minorHAnsi" w:hAnsi="Consolas" w:cs="Consolas"/>
          <w:color w:val="000000"/>
          <w:sz w:val="19"/>
          <w:szCs w:val="19"/>
        </w:rPr>
      </w:pPr>
      <w:ins w:id="1473" w:author="Author">
        <w:del w:id="14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build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CT_Build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BF0A7BC" w14:textId="0E5A317A" w:rsidR="00C573D6" w:rsidRPr="00C573D6" w:rsidDel="00015253" w:rsidRDefault="00C573D6" w:rsidP="00C573D6">
      <w:pPr>
        <w:autoSpaceDE w:val="0"/>
        <w:autoSpaceDN w:val="0"/>
        <w:adjustRightInd w:val="0"/>
        <w:spacing w:after="0" w:line="240" w:lineRule="auto"/>
        <w:rPr>
          <w:ins w:id="1475" w:author="Author"/>
          <w:del w:id="1476" w:author="Author"/>
          <w:rFonts w:ascii="Consolas" w:eastAsiaTheme="minorHAnsi" w:hAnsi="Consolas" w:cs="Consolas"/>
          <w:color w:val="000000"/>
          <w:sz w:val="19"/>
          <w:szCs w:val="19"/>
        </w:rPr>
      </w:pPr>
      <w:ins w:id="1477" w:author="Author">
        <w:del w:id="14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basematerials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CT_BaseMaterials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A5FCC8F" w14:textId="4981A77A" w:rsidR="00C573D6" w:rsidRPr="00C573D6" w:rsidDel="00015253" w:rsidRDefault="00C573D6" w:rsidP="00C573D6">
      <w:pPr>
        <w:autoSpaceDE w:val="0"/>
        <w:autoSpaceDN w:val="0"/>
        <w:adjustRightInd w:val="0"/>
        <w:spacing w:after="0" w:line="240" w:lineRule="auto"/>
        <w:rPr>
          <w:ins w:id="1479" w:author="Author"/>
          <w:del w:id="1480" w:author="Author"/>
          <w:rFonts w:ascii="Consolas" w:eastAsiaTheme="minorHAnsi" w:hAnsi="Consolas" w:cs="Consolas"/>
          <w:color w:val="000000"/>
          <w:sz w:val="19"/>
          <w:szCs w:val="19"/>
        </w:rPr>
      </w:pPr>
      <w:ins w:id="1481" w:author="Author">
        <w:del w:id="14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base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CT_Base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8376E21" w14:textId="3528DAF9" w:rsidR="00C573D6" w:rsidRPr="00C573D6" w:rsidDel="00015253" w:rsidRDefault="00C573D6" w:rsidP="00C573D6">
      <w:pPr>
        <w:autoSpaceDE w:val="0"/>
        <w:autoSpaceDN w:val="0"/>
        <w:adjustRightInd w:val="0"/>
        <w:spacing w:after="0" w:line="240" w:lineRule="auto"/>
        <w:rPr>
          <w:ins w:id="1483" w:author="Author"/>
          <w:del w:id="1484" w:author="Author"/>
          <w:rFonts w:ascii="Consolas" w:eastAsiaTheme="minorHAnsi" w:hAnsi="Consolas" w:cs="Consolas"/>
          <w:color w:val="000000"/>
          <w:sz w:val="19"/>
          <w:szCs w:val="19"/>
        </w:rPr>
      </w:pPr>
      <w:ins w:id="1485" w:author="Author">
        <w:del w:id="14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object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CT_Object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188BC34" w14:textId="6829EF12" w:rsidR="00C573D6" w:rsidRPr="00C573D6" w:rsidDel="00015253" w:rsidRDefault="00C573D6" w:rsidP="00C573D6">
      <w:pPr>
        <w:autoSpaceDE w:val="0"/>
        <w:autoSpaceDN w:val="0"/>
        <w:adjustRightInd w:val="0"/>
        <w:spacing w:after="0" w:line="240" w:lineRule="auto"/>
        <w:rPr>
          <w:ins w:id="1487" w:author="Author"/>
          <w:del w:id="1488" w:author="Author"/>
          <w:rFonts w:ascii="Consolas" w:eastAsiaTheme="minorHAnsi" w:hAnsi="Consolas" w:cs="Consolas"/>
          <w:color w:val="000000"/>
          <w:sz w:val="19"/>
          <w:szCs w:val="19"/>
        </w:rPr>
      </w:pPr>
      <w:ins w:id="1489" w:author="Author">
        <w:del w:id="14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mesh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CT_Mesh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5A91D64" w14:textId="42F3702B" w:rsidR="00C573D6" w:rsidRPr="00C573D6" w:rsidDel="00015253" w:rsidRDefault="00C573D6" w:rsidP="00C573D6">
      <w:pPr>
        <w:autoSpaceDE w:val="0"/>
        <w:autoSpaceDN w:val="0"/>
        <w:adjustRightInd w:val="0"/>
        <w:spacing w:after="0" w:line="240" w:lineRule="auto"/>
        <w:rPr>
          <w:ins w:id="1491" w:author="Author"/>
          <w:del w:id="1492" w:author="Author"/>
          <w:rFonts w:ascii="Consolas" w:eastAsiaTheme="minorHAnsi" w:hAnsi="Consolas" w:cs="Consolas"/>
          <w:color w:val="000000"/>
          <w:sz w:val="19"/>
          <w:szCs w:val="19"/>
        </w:rPr>
      </w:pPr>
      <w:ins w:id="1493" w:author="Author">
        <w:del w:id="14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vertices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CT_Vertices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3D93A9A" w14:textId="3D8542D3" w:rsidR="00C573D6" w:rsidRPr="00C573D6" w:rsidDel="00015253" w:rsidRDefault="00C573D6" w:rsidP="00C573D6">
      <w:pPr>
        <w:autoSpaceDE w:val="0"/>
        <w:autoSpaceDN w:val="0"/>
        <w:adjustRightInd w:val="0"/>
        <w:spacing w:after="0" w:line="240" w:lineRule="auto"/>
        <w:rPr>
          <w:ins w:id="1495" w:author="Author"/>
          <w:del w:id="1496" w:author="Author"/>
          <w:rFonts w:ascii="Consolas" w:eastAsiaTheme="minorHAnsi" w:hAnsi="Consolas" w:cs="Consolas"/>
          <w:color w:val="000000"/>
          <w:sz w:val="19"/>
          <w:szCs w:val="19"/>
        </w:rPr>
      </w:pPr>
      <w:ins w:id="1497" w:author="Author">
        <w:del w:id="14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vertex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CT_Vertex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FAA0568" w14:textId="3D753272" w:rsidR="00C573D6" w:rsidRPr="00C573D6" w:rsidDel="00015253" w:rsidRDefault="00C573D6" w:rsidP="00C573D6">
      <w:pPr>
        <w:autoSpaceDE w:val="0"/>
        <w:autoSpaceDN w:val="0"/>
        <w:adjustRightInd w:val="0"/>
        <w:spacing w:after="0" w:line="240" w:lineRule="auto"/>
        <w:rPr>
          <w:ins w:id="1499" w:author="Author"/>
          <w:del w:id="1500" w:author="Author"/>
          <w:rFonts w:ascii="Consolas" w:eastAsiaTheme="minorHAnsi" w:hAnsi="Consolas" w:cs="Consolas"/>
          <w:color w:val="000000"/>
          <w:sz w:val="19"/>
          <w:szCs w:val="19"/>
        </w:rPr>
      </w:pPr>
      <w:ins w:id="1501" w:author="Author">
        <w:del w:id="15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triangles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CT_Triangles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89E29FE" w14:textId="274CE7BB" w:rsidR="00C573D6" w:rsidRPr="00C573D6" w:rsidDel="00015253" w:rsidRDefault="00C573D6" w:rsidP="00C573D6">
      <w:pPr>
        <w:autoSpaceDE w:val="0"/>
        <w:autoSpaceDN w:val="0"/>
        <w:adjustRightInd w:val="0"/>
        <w:spacing w:after="0" w:line="240" w:lineRule="auto"/>
        <w:rPr>
          <w:ins w:id="1503" w:author="Author"/>
          <w:del w:id="1504" w:author="Author"/>
          <w:rFonts w:ascii="Consolas" w:eastAsiaTheme="minorHAnsi" w:hAnsi="Consolas" w:cs="Consolas"/>
          <w:color w:val="000000"/>
          <w:sz w:val="19"/>
          <w:szCs w:val="19"/>
        </w:rPr>
      </w:pPr>
      <w:ins w:id="1505" w:author="Author">
        <w:del w:id="15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triangle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CT_Triangle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6BDCC7D" w14:textId="78217EE6" w:rsidR="00C573D6" w:rsidRPr="00C573D6" w:rsidDel="00015253" w:rsidRDefault="00C573D6" w:rsidP="00C573D6">
      <w:pPr>
        <w:autoSpaceDE w:val="0"/>
        <w:autoSpaceDN w:val="0"/>
        <w:adjustRightInd w:val="0"/>
        <w:spacing w:after="0" w:line="240" w:lineRule="auto"/>
        <w:rPr>
          <w:ins w:id="1507" w:author="Author"/>
          <w:del w:id="1508" w:author="Author"/>
          <w:rFonts w:ascii="Consolas" w:eastAsiaTheme="minorHAnsi" w:hAnsi="Consolas" w:cs="Consolas"/>
          <w:color w:val="000000"/>
          <w:sz w:val="19"/>
          <w:szCs w:val="19"/>
        </w:rPr>
      </w:pPr>
      <w:ins w:id="1509" w:author="Author">
        <w:del w:id="15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components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CT_Components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A5AC1BB" w14:textId="0B824809" w:rsidR="00C573D6" w:rsidRPr="00C573D6" w:rsidDel="00015253" w:rsidRDefault="00C573D6" w:rsidP="00C573D6">
      <w:pPr>
        <w:autoSpaceDE w:val="0"/>
        <w:autoSpaceDN w:val="0"/>
        <w:adjustRightInd w:val="0"/>
        <w:spacing w:after="0" w:line="240" w:lineRule="auto"/>
        <w:rPr>
          <w:ins w:id="1511" w:author="Author"/>
          <w:del w:id="1512" w:author="Author"/>
          <w:rFonts w:ascii="Consolas" w:eastAsiaTheme="minorHAnsi" w:hAnsi="Consolas" w:cs="Consolas"/>
          <w:color w:val="000000"/>
          <w:sz w:val="19"/>
          <w:szCs w:val="19"/>
        </w:rPr>
      </w:pPr>
      <w:ins w:id="1513" w:author="Author">
        <w:del w:id="15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component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CT_Component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6C71979" w14:textId="59D3E39D" w:rsidR="00C573D6" w:rsidRPr="00C573D6" w:rsidDel="00015253" w:rsidRDefault="00C573D6" w:rsidP="00C573D6">
      <w:pPr>
        <w:autoSpaceDE w:val="0"/>
        <w:autoSpaceDN w:val="0"/>
        <w:adjustRightInd w:val="0"/>
        <w:spacing w:after="0" w:line="240" w:lineRule="auto"/>
        <w:rPr>
          <w:ins w:id="1515" w:author="Author"/>
          <w:del w:id="1516" w:author="Author"/>
          <w:rFonts w:ascii="Consolas" w:eastAsiaTheme="minorHAnsi" w:hAnsi="Consolas" w:cs="Consolas"/>
          <w:color w:val="000000"/>
          <w:sz w:val="19"/>
          <w:szCs w:val="19"/>
        </w:rPr>
      </w:pPr>
      <w:ins w:id="1517" w:author="Author">
        <w:del w:id="15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F28F839" w14:textId="00BDC0C0" w:rsidR="00C573D6" w:rsidRPr="00C573D6" w:rsidDel="00015253" w:rsidRDefault="00C573D6" w:rsidP="00C573D6">
      <w:pPr>
        <w:autoSpaceDE w:val="0"/>
        <w:autoSpaceDN w:val="0"/>
        <w:adjustRightInd w:val="0"/>
        <w:spacing w:after="0" w:line="240" w:lineRule="auto"/>
        <w:rPr>
          <w:ins w:id="1519" w:author="Author"/>
          <w:del w:id="1520" w:author="Author"/>
          <w:rFonts w:ascii="Consolas" w:eastAsiaTheme="minorHAnsi" w:hAnsi="Consolas" w:cs="Consolas"/>
          <w:color w:val="000000"/>
          <w:sz w:val="19"/>
          <w:szCs w:val="19"/>
        </w:rPr>
      </w:pPr>
      <w:ins w:id="1521" w:author="Author">
        <w:del w:id="15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item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CT_Item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B006064" w14:textId="28480A77" w:rsidR="006041F2" w:rsidDel="00015253" w:rsidRDefault="00C573D6" w:rsidP="00C573D6">
      <w:pPr>
        <w:autoSpaceDE w:val="0"/>
        <w:autoSpaceDN w:val="0"/>
        <w:adjustRightInd w:val="0"/>
        <w:spacing w:after="0" w:line="240" w:lineRule="auto"/>
        <w:rPr>
          <w:ins w:id="1523" w:author="Author"/>
          <w:del w:id="1524" w:author="Author"/>
          <w:rFonts w:ascii="Consolas" w:hAnsi="Consolas" w:cs="Consolas"/>
          <w:color w:val="000000"/>
          <w:sz w:val="19"/>
          <w:szCs w:val="19"/>
        </w:rPr>
      </w:pPr>
      <w:ins w:id="1525" w:author="Author">
        <w:del w:id="15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xs:schema</w:delText>
          </w:r>
          <w:r w:rsidRPr="00C573D6" w:rsidDel="00015253">
            <w:rPr>
              <w:rFonts w:ascii="Consolas" w:eastAsiaTheme="minorHAnsi" w:hAnsi="Consolas" w:cs="Consolas"/>
              <w:color w:val="0000FF"/>
              <w:sz w:val="19"/>
              <w:szCs w:val="19"/>
            </w:rPr>
            <w:delText>&gt;</w:delText>
          </w:r>
          <w:r w:rsidR="006041F2" w:rsidDel="00015253">
            <w:rPr>
              <w:rFonts w:ascii="Consolas" w:hAnsi="Consolas" w:cs="Consolas"/>
              <w:color w:val="0000FF"/>
              <w:sz w:val="19"/>
              <w:szCs w:val="19"/>
            </w:rPr>
            <w:delText>&lt;?</w:delText>
          </w:r>
          <w:r w:rsidR="006041F2" w:rsidDel="00015253">
            <w:rPr>
              <w:rFonts w:ascii="Consolas" w:hAnsi="Consolas" w:cs="Consolas"/>
              <w:color w:val="A31515"/>
              <w:sz w:val="19"/>
              <w:szCs w:val="19"/>
            </w:rPr>
            <w:delText>xml</w:delText>
          </w:r>
          <w:r w:rsidR="006041F2" w:rsidDel="00015253">
            <w:rPr>
              <w:rFonts w:ascii="Consolas" w:hAnsi="Consolas" w:cs="Consolas"/>
              <w:color w:val="0000FF"/>
              <w:sz w:val="19"/>
              <w:szCs w:val="19"/>
            </w:rPr>
            <w:delText xml:space="preserve"> </w:delText>
          </w:r>
          <w:r w:rsidR="006041F2" w:rsidDel="00015253">
            <w:rPr>
              <w:rFonts w:ascii="Consolas" w:hAnsi="Consolas" w:cs="Consolas"/>
              <w:color w:val="FF0000"/>
              <w:sz w:val="19"/>
              <w:szCs w:val="19"/>
            </w:rPr>
            <w:delText>version</w:delText>
          </w:r>
          <w:r w:rsidR="006041F2" w:rsidDel="00015253">
            <w:rPr>
              <w:rFonts w:ascii="Consolas" w:hAnsi="Consolas" w:cs="Consolas"/>
              <w:color w:val="0000FF"/>
              <w:sz w:val="19"/>
              <w:szCs w:val="19"/>
            </w:rPr>
            <w:delText>=</w:delText>
          </w:r>
          <w:r w:rsidR="006041F2" w:rsidDel="00015253">
            <w:rPr>
              <w:rFonts w:ascii="Consolas" w:hAnsi="Consolas" w:cs="Consolas"/>
              <w:color w:val="000000"/>
              <w:sz w:val="19"/>
              <w:szCs w:val="19"/>
            </w:rPr>
            <w:delText>"</w:delText>
          </w:r>
          <w:r w:rsidR="006041F2" w:rsidDel="00015253">
            <w:rPr>
              <w:rFonts w:ascii="Consolas" w:hAnsi="Consolas" w:cs="Consolas"/>
              <w:color w:val="0000FF"/>
              <w:sz w:val="19"/>
              <w:szCs w:val="19"/>
            </w:rPr>
            <w:delText>1.0</w:delText>
          </w:r>
          <w:r w:rsidR="006041F2" w:rsidDel="00015253">
            <w:rPr>
              <w:rFonts w:ascii="Consolas" w:hAnsi="Consolas" w:cs="Consolas"/>
              <w:color w:val="000000"/>
              <w:sz w:val="19"/>
              <w:szCs w:val="19"/>
            </w:rPr>
            <w:delText>"</w:delText>
          </w:r>
          <w:r w:rsidR="006041F2" w:rsidDel="00015253">
            <w:rPr>
              <w:rFonts w:ascii="Consolas" w:hAnsi="Consolas" w:cs="Consolas"/>
              <w:color w:val="0000FF"/>
              <w:sz w:val="19"/>
              <w:szCs w:val="19"/>
            </w:rPr>
            <w:delText xml:space="preserve"> </w:delText>
          </w:r>
          <w:r w:rsidR="006041F2" w:rsidDel="00015253">
            <w:rPr>
              <w:rFonts w:ascii="Consolas" w:hAnsi="Consolas" w:cs="Consolas"/>
              <w:color w:val="FF0000"/>
              <w:sz w:val="19"/>
              <w:szCs w:val="19"/>
            </w:rPr>
            <w:delText>encoding</w:delText>
          </w:r>
          <w:r w:rsidR="006041F2" w:rsidDel="00015253">
            <w:rPr>
              <w:rFonts w:ascii="Consolas" w:hAnsi="Consolas" w:cs="Consolas"/>
              <w:color w:val="0000FF"/>
              <w:sz w:val="19"/>
              <w:szCs w:val="19"/>
            </w:rPr>
            <w:delText>=</w:delText>
          </w:r>
          <w:r w:rsidR="006041F2" w:rsidDel="00015253">
            <w:rPr>
              <w:rFonts w:ascii="Consolas" w:hAnsi="Consolas" w:cs="Consolas"/>
              <w:color w:val="000000"/>
              <w:sz w:val="19"/>
              <w:szCs w:val="19"/>
            </w:rPr>
            <w:delText>"</w:delText>
          </w:r>
          <w:r w:rsidR="006041F2" w:rsidDel="00015253">
            <w:rPr>
              <w:rFonts w:ascii="Consolas" w:hAnsi="Consolas" w:cs="Consolas"/>
              <w:color w:val="0000FF"/>
              <w:sz w:val="19"/>
              <w:szCs w:val="19"/>
            </w:rPr>
            <w:delText>UTF-8</w:delText>
          </w:r>
          <w:r w:rsidR="006041F2" w:rsidDel="00015253">
            <w:rPr>
              <w:rFonts w:ascii="Consolas" w:hAnsi="Consolas" w:cs="Consolas"/>
              <w:color w:val="000000"/>
              <w:sz w:val="19"/>
              <w:szCs w:val="19"/>
            </w:rPr>
            <w:delText>"</w:delText>
          </w:r>
          <w:r w:rsidR="006041F2" w:rsidDel="00015253">
            <w:rPr>
              <w:rFonts w:ascii="Consolas" w:hAnsi="Consolas" w:cs="Consolas"/>
              <w:color w:val="0000FF"/>
              <w:sz w:val="19"/>
              <w:szCs w:val="19"/>
            </w:rPr>
            <w:delText>?&gt;</w:delText>
          </w:r>
        </w:del>
      </w:ins>
    </w:p>
    <w:p w14:paraId="587EDE54" w14:textId="1C012E3D" w:rsidR="006041F2" w:rsidDel="00015253" w:rsidRDefault="006041F2">
      <w:pPr>
        <w:autoSpaceDE w:val="0"/>
        <w:autoSpaceDN w:val="0"/>
        <w:adjustRightInd w:val="0"/>
        <w:spacing w:after="0" w:line="240" w:lineRule="auto"/>
        <w:ind w:left="288"/>
        <w:rPr>
          <w:ins w:id="1527" w:author="Author"/>
          <w:del w:id="1528" w:author="Author"/>
          <w:rFonts w:ascii="Consolas" w:hAnsi="Consolas" w:cs="Consolas"/>
          <w:color w:val="000000"/>
          <w:sz w:val="19"/>
          <w:szCs w:val="19"/>
        </w:rPr>
        <w:pPrChange w:id="1529" w:author="Author">
          <w:pPr>
            <w:autoSpaceDE w:val="0"/>
            <w:autoSpaceDN w:val="0"/>
            <w:adjustRightInd w:val="0"/>
            <w:spacing w:after="0" w:line="240" w:lineRule="auto"/>
          </w:pPr>
        </w:pPrChange>
      </w:pPr>
      <w:ins w:id="1530" w:author="Author">
        <w:del w:id="15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xs:schema</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xmlns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http://schemas.microsoft.com/3dmanufacturing/core/2015/02</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xmlns:xs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http://www.w3.org/2001/XMLSchema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xmlns:xml</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http://www.w3.org/XML/1998/namespace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targetNamespace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http://schemas.microsoft.com/3dmanufacturing/core/2015/02</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elementFormDefault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unqualified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attributeFormDefault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unqualified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blockDefault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#all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6241C0D" w14:textId="55BE4D9C" w:rsidR="006041F2" w:rsidDel="00015253" w:rsidRDefault="006041F2">
      <w:pPr>
        <w:autoSpaceDE w:val="0"/>
        <w:autoSpaceDN w:val="0"/>
        <w:adjustRightInd w:val="0"/>
        <w:spacing w:after="0" w:line="240" w:lineRule="auto"/>
        <w:ind w:left="288"/>
        <w:rPr>
          <w:ins w:id="1532" w:author="Author"/>
          <w:del w:id="1533" w:author="Author"/>
          <w:rFonts w:ascii="Consolas" w:hAnsi="Consolas" w:cs="Consolas"/>
          <w:color w:val="000000"/>
          <w:sz w:val="19"/>
          <w:szCs w:val="19"/>
        </w:rPr>
        <w:pPrChange w:id="1534" w:author="Author">
          <w:pPr>
            <w:autoSpaceDE w:val="0"/>
            <w:autoSpaceDN w:val="0"/>
            <w:adjustRightInd w:val="0"/>
            <w:spacing w:after="0" w:line="240" w:lineRule="auto"/>
          </w:pPr>
        </w:pPrChange>
      </w:pPr>
      <w:ins w:id="1535" w:author="Author">
        <w:del w:id="1536" w:author="Author">
          <w:r w:rsidDel="00015253">
            <w:rPr>
              <w:rFonts w:ascii="Consolas" w:hAnsi="Consolas" w:cs="Consolas"/>
              <w:color w:val="0000FF"/>
              <w:sz w:val="19"/>
              <w:szCs w:val="19"/>
            </w:rPr>
            <w:delText>&lt;!--</w:delText>
          </w:r>
          <w:r w:rsidDel="00015253">
            <w:rPr>
              <w:rFonts w:ascii="Consolas" w:hAnsi="Consolas" w:cs="Consolas"/>
              <w:color w:val="008000"/>
              <w:sz w:val="19"/>
              <w:szCs w:val="19"/>
            </w:rPr>
            <w:delText xml:space="preserve"> Import xml: namespace </w:delText>
          </w:r>
          <w:r w:rsidDel="00015253">
            <w:rPr>
              <w:rFonts w:ascii="Consolas" w:hAnsi="Consolas" w:cs="Consolas"/>
              <w:color w:val="0000FF"/>
              <w:sz w:val="19"/>
              <w:szCs w:val="19"/>
            </w:rPr>
            <w:delText>--&gt;</w:delText>
          </w:r>
        </w:del>
      </w:ins>
    </w:p>
    <w:p w14:paraId="0254E8E8" w14:textId="507D8B03" w:rsidR="006041F2" w:rsidDel="00015253" w:rsidRDefault="006041F2">
      <w:pPr>
        <w:autoSpaceDE w:val="0"/>
        <w:autoSpaceDN w:val="0"/>
        <w:adjustRightInd w:val="0"/>
        <w:spacing w:after="0" w:line="240" w:lineRule="auto"/>
        <w:ind w:left="288"/>
        <w:rPr>
          <w:ins w:id="1537" w:author="Author"/>
          <w:del w:id="1538" w:author="Author"/>
          <w:rFonts w:ascii="Consolas" w:hAnsi="Consolas" w:cs="Consolas"/>
          <w:color w:val="000000"/>
          <w:sz w:val="19"/>
          <w:szCs w:val="19"/>
        </w:rPr>
        <w:pPrChange w:id="1539" w:author="Author">
          <w:pPr>
            <w:autoSpaceDE w:val="0"/>
            <w:autoSpaceDN w:val="0"/>
            <w:adjustRightInd w:val="0"/>
            <w:spacing w:after="0" w:line="240" w:lineRule="auto"/>
          </w:pPr>
        </w:pPrChange>
      </w:pPr>
      <w:ins w:id="1540" w:author="Author">
        <w:del w:id="15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xs:import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http://www.w3.org/XML/1998/namespace</w:delText>
          </w:r>
          <w:r w:rsidDel="00015253">
            <w:rPr>
              <w:rFonts w:ascii="Consolas" w:hAnsi="Consolas" w:cs="Consolas"/>
              <w:color w:val="000000"/>
              <w:sz w:val="19"/>
              <w:szCs w:val="19"/>
            </w:rPr>
            <w:delText>"</w:delText>
          </w:r>
        </w:del>
      </w:ins>
    </w:p>
    <w:p w14:paraId="0E77B904" w14:textId="2550B9E8" w:rsidR="006041F2" w:rsidDel="00015253" w:rsidRDefault="006041F2">
      <w:pPr>
        <w:autoSpaceDE w:val="0"/>
        <w:autoSpaceDN w:val="0"/>
        <w:adjustRightInd w:val="0"/>
        <w:spacing w:after="0" w:line="240" w:lineRule="auto"/>
        <w:ind w:left="288"/>
        <w:rPr>
          <w:ins w:id="1542" w:author="Author"/>
          <w:del w:id="1543" w:author="Author"/>
          <w:rFonts w:ascii="Consolas" w:hAnsi="Consolas" w:cs="Consolas"/>
          <w:color w:val="000000"/>
          <w:sz w:val="19"/>
          <w:szCs w:val="19"/>
        </w:rPr>
        <w:pPrChange w:id="1544" w:author="Author">
          <w:pPr>
            <w:autoSpaceDE w:val="0"/>
            <w:autoSpaceDN w:val="0"/>
            <w:adjustRightInd w:val="0"/>
            <w:spacing w:after="0" w:line="240" w:lineRule="auto"/>
          </w:pPr>
        </w:pPrChange>
      </w:pPr>
      <w:ins w:id="1545" w:author="Author">
        <w:del w:id="1546" w:author="Author">
          <w:r w:rsidDel="00015253">
            <w:rPr>
              <w:rFonts w:ascii="Consolas" w:hAnsi="Consolas" w:cs="Consolas"/>
              <w:color w:val="FF0000"/>
              <w:sz w:val="19"/>
              <w:szCs w:val="19"/>
            </w:rPr>
            <w:delText>schemaLocation</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http://www.w3.org/2001/xml.xsd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/&gt;</w:delText>
          </w:r>
        </w:del>
      </w:ins>
    </w:p>
    <w:p w14:paraId="220192CB" w14:textId="616D133E" w:rsidR="006041F2" w:rsidDel="00015253" w:rsidRDefault="006041F2">
      <w:pPr>
        <w:autoSpaceDE w:val="0"/>
        <w:autoSpaceDN w:val="0"/>
        <w:adjustRightInd w:val="0"/>
        <w:spacing w:after="0" w:line="240" w:lineRule="auto"/>
        <w:ind w:left="288"/>
        <w:rPr>
          <w:ins w:id="1547" w:author="Author"/>
          <w:del w:id="1548" w:author="Author"/>
          <w:rFonts w:ascii="Consolas" w:hAnsi="Consolas" w:cs="Consolas"/>
          <w:color w:val="000000"/>
          <w:sz w:val="19"/>
          <w:szCs w:val="19"/>
        </w:rPr>
        <w:pPrChange w:id="1549" w:author="Author">
          <w:pPr>
            <w:autoSpaceDE w:val="0"/>
            <w:autoSpaceDN w:val="0"/>
            <w:adjustRightInd w:val="0"/>
            <w:spacing w:after="0" w:line="240" w:lineRule="auto"/>
          </w:pPr>
        </w:pPrChange>
      </w:pPr>
      <w:ins w:id="1550" w:author="Author">
        <w:del w:id="15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xs:annotation</w:delText>
          </w:r>
          <w:r w:rsidDel="00015253">
            <w:rPr>
              <w:rFonts w:ascii="Consolas" w:hAnsi="Consolas" w:cs="Consolas"/>
              <w:color w:val="0000FF"/>
              <w:sz w:val="19"/>
              <w:szCs w:val="19"/>
            </w:rPr>
            <w:delText>&gt;</w:delText>
          </w:r>
        </w:del>
      </w:ins>
    </w:p>
    <w:p w14:paraId="3169330A" w14:textId="64F42D77" w:rsidR="006041F2" w:rsidDel="00015253" w:rsidRDefault="006041F2">
      <w:pPr>
        <w:autoSpaceDE w:val="0"/>
        <w:autoSpaceDN w:val="0"/>
        <w:adjustRightInd w:val="0"/>
        <w:spacing w:after="0" w:line="240" w:lineRule="auto"/>
        <w:ind w:left="288"/>
        <w:rPr>
          <w:ins w:id="1552" w:author="Author"/>
          <w:del w:id="1553" w:author="Author"/>
          <w:rFonts w:ascii="Consolas" w:hAnsi="Consolas" w:cs="Consolas"/>
          <w:color w:val="000000"/>
          <w:sz w:val="19"/>
          <w:szCs w:val="19"/>
        </w:rPr>
        <w:pPrChange w:id="1554" w:author="Author">
          <w:pPr>
            <w:autoSpaceDE w:val="0"/>
            <w:autoSpaceDN w:val="0"/>
            <w:adjustRightInd w:val="0"/>
            <w:spacing w:after="0" w:line="240" w:lineRule="auto"/>
          </w:pPr>
        </w:pPrChange>
      </w:pPr>
      <w:ins w:id="1555" w:author="Author">
        <w:del w:id="15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xs:documentation</w:delText>
          </w:r>
          <w:r w:rsidDel="00015253">
            <w:rPr>
              <w:rFonts w:ascii="Consolas" w:hAnsi="Consolas" w:cs="Consolas"/>
              <w:color w:val="0000FF"/>
              <w:sz w:val="19"/>
              <w:szCs w:val="19"/>
            </w:rPr>
            <w:delText>&gt;</w:delText>
          </w:r>
        </w:del>
      </w:ins>
    </w:p>
    <w:p w14:paraId="2BD7D070" w14:textId="22F95FDB" w:rsidR="006041F2" w:rsidDel="00015253" w:rsidRDefault="006041F2">
      <w:pPr>
        <w:autoSpaceDE w:val="0"/>
        <w:autoSpaceDN w:val="0"/>
        <w:adjustRightInd w:val="0"/>
        <w:spacing w:after="0" w:line="240" w:lineRule="auto"/>
        <w:ind w:left="288"/>
        <w:rPr>
          <w:ins w:id="1557" w:author="Author"/>
          <w:del w:id="1558" w:author="Author"/>
          <w:rFonts w:ascii="Consolas" w:hAnsi="Consolas" w:cs="Consolas"/>
          <w:color w:val="000000"/>
          <w:sz w:val="19"/>
          <w:szCs w:val="19"/>
        </w:rPr>
        <w:pPrChange w:id="1559" w:author="Author">
          <w:pPr>
            <w:autoSpaceDE w:val="0"/>
            <w:autoSpaceDN w:val="0"/>
            <w:adjustRightInd w:val="0"/>
            <w:spacing w:after="0" w:line="240" w:lineRule="auto"/>
          </w:pPr>
        </w:pPrChange>
      </w:pPr>
      <w:ins w:id="1560" w:author="Author">
        <w:del w:id="1561" w:author="Author">
          <w:r w:rsidDel="00015253">
            <w:rPr>
              <w:rFonts w:ascii="Consolas" w:hAnsi="Consolas" w:cs="Consolas"/>
              <w:color w:val="0000FF"/>
              <w:sz w:val="19"/>
              <w:szCs w:val="19"/>
            </w:rPr>
            <w:delText xml:space="preserve">  &lt;![CDATA[</w:delText>
          </w:r>
        </w:del>
      </w:ins>
    </w:p>
    <w:p w14:paraId="11642F4F" w14:textId="2F15E980" w:rsidR="006041F2" w:rsidDel="00015253" w:rsidRDefault="006041F2">
      <w:pPr>
        <w:autoSpaceDE w:val="0"/>
        <w:autoSpaceDN w:val="0"/>
        <w:adjustRightInd w:val="0"/>
        <w:spacing w:after="0" w:line="240" w:lineRule="auto"/>
        <w:ind w:left="288"/>
        <w:rPr>
          <w:ins w:id="1562" w:author="Author"/>
          <w:del w:id="1563" w:author="Author"/>
          <w:rFonts w:ascii="Consolas" w:hAnsi="Consolas" w:cs="Consolas"/>
          <w:color w:val="000000"/>
          <w:sz w:val="19"/>
          <w:szCs w:val="19"/>
        </w:rPr>
        <w:pPrChange w:id="1564" w:author="Author">
          <w:pPr>
            <w:autoSpaceDE w:val="0"/>
            <w:autoSpaceDN w:val="0"/>
            <w:adjustRightInd w:val="0"/>
            <w:spacing w:after="0" w:line="240" w:lineRule="auto"/>
          </w:pPr>
        </w:pPrChange>
      </w:pPr>
      <w:ins w:id="1565" w:author="Author">
        <w:del w:id="1566" w:author="Author">
          <w:r w:rsidDel="00015253">
            <w:rPr>
              <w:rFonts w:ascii="Consolas" w:hAnsi="Consolas" w:cs="Consolas"/>
              <w:color w:val="808080"/>
              <w:sz w:val="19"/>
              <w:szCs w:val="19"/>
            </w:rPr>
            <w:delText>3D Manufacturing Format Core XSD Schema</w:delText>
          </w:r>
        </w:del>
      </w:ins>
    </w:p>
    <w:p w14:paraId="4B779C47" w14:textId="33FD4A94" w:rsidR="006041F2" w:rsidDel="00015253" w:rsidRDefault="006041F2">
      <w:pPr>
        <w:autoSpaceDE w:val="0"/>
        <w:autoSpaceDN w:val="0"/>
        <w:adjustRightInd w:val="0"/>
        <w:spacing w:after="0" w:line="240" w:lineRule="auto"/>
        <w:ind w:left="288"/>
        <w:rPr>
          <w:ins w:id="1567" w:author="Author"/>
          <w:del w:id="1568" w:author="Author"/>
          <w:rFonts w:ascii="Consolas" w:hAnsi="Consolas" w:cs="Consolas"/>
          <w:color w:val="000000"/>
          <w:sz w:val="19"/>
          <w:szCs w:val="19"/>
        </w:rPr>
        <w:pPrChange w:id="1569" w:author="Author">
          <w:pPr>
            <w:autoSpaceDE w:val="0"/>
            <w:autoSpaceDN w:val="0"/>
            <w:adjustRightInd w:val="0"/>
            <w:spacing w:after="0" w:line="240" w:lineRule="auto"/>
          </w:pPr>
        </w:pPrChange>
      </w:pPr>
      <w:ins w:id="1570" w:author="Author">
        <w:del w:id="1571" w:author="Author">
          <w:r w:rsidDel="00015253">
            <w:rPr>
              <w:rFonts w:ascii="Consolas" w:hAnsi="Consolas" w:cs="Consolas"/>
              <w:color w:val="808080"/>
              <w:sz w:val="19"/>
              <w:szCs w:val="19"/>
            </w:rPr>
            <w:delText>Copyright 3MF Consortium 2018</w:delText>
          </w:r>
        </w:del>
      </w:ins>
    </w:p>
    <w:p w14:paraId="46B31A92" w14:textId="1722E70F" w:rsidR="006041F2" w:rsidDel="00015253" w:rsidRDefault="006041F2">
      <w:pPr>
        <w:autoSpaceDE w:val="0"/>
        <w:autoSpaceDN w:val="0"/>
        <w:adjustRightInd w:val="0"/>
        <w:spacing w:after="0" w:line="240" w:lineRule="auto"/>
        <w:ind w:left="288"/>
        <w:rPr>
          <w:ins w:id="1572" w:author="Author"/>
          <w:del w:id="1573" w:author="Author"/>
          <w:rFonts w:ascii="Consolas" w:hAnsi="Consolas" w:cs="Consolas"/>
          <w:color w:val="000000"/>
          <w:sz w:val="19"/>
          <w:szCs w:val="19"/>
        </w:rPr>
        <w:pPrChange w:id="1574" w:author="Author">
          <w:pPr>
            <w:autoSpaceDE w:val="0"/>
            <w:autoSpaceDN w:val="0"/>
            <w:adjustRightInd w:val="0"/>
            <w:spacing w:after="0" w:line="240" w:lineRule="auto"/>
          </w:pPr>
        </w:pPrChange>
      </w:pPr>
    </w:p>
    <w:p w14:paraId="600F3784" w14:textId="7300564A" w:rsidR="006041F2" w:rsidDel="00015253" w:rsidRDefault="006041F2">
      <w:pPr>
        <w:autoSpaceDE w:val="0"/>
        <w:autoSpaceDN w:val="0"/>
        <w:adjustRightInd w:val="0"/>
        <w:spacing w:after="0" w:line="240" w:lineRule="auto"/>
        <w:ind w:left="288"/>
        <w:rPr>
          <w:ins w:id="1575" w:author="Author"/>
          <w:del w:id="1576" w:author="Author"/>
          <w:rFonts w:ascii="Consolas" w:hAnsi="Consolas" w:cs="Consolas"/>
          <w:color w:val="000000"/>
          <w:sz w:val="19"/>
          <w:szCs w:val="19"/>
        </w:rPr>
        <w:pPrChange w:id="1577" w:author="Author">
          <w:pPr>
            <w:autoSpaceDE w:val="0"/>
            <w:autoSpaceDN w:val="0"/>
            <w:adjustRightInd w:val="0"/>
            <w:spacing w:after="0" w:line="240" w:lineRule="auto"/>
          </w:pPr>
        </w:pPrChange>
      </w:pPr>
      <w:ins w:id="1578" w:author="Author">
        <w:del w:id="1579" w:author="Author">
          <w:r w:rsidDel="00015253">
            <w:rPr>
              <w:rFonts w:ascii="Consolas" w:hAnsi="Consolas" w:cs="Consolas"/>
              <w:color w:val="808080"/>
              <w:sz w:val="19"/>
              <w:szCs w:val="19"/>
            </w:rPr>
            <w:delText>Schema notes:</w:delText>
          </w:r>
        </w:del>
      </w:ins>
    </w:p>
    <w:p w14:paraId="42D1B30C" w14:textId="3755C8D8" w:rsidR="006041F2" w:rsidDel="00015253" w:rsidRDefault="006041F2">
      <w:pPr>
        <w:autoSpaceDE w:val="0"/>
        <w:autoSpaceDN w:val="0"/>
        <w:adjustRightInd w:val="0"/>
        <w:spacing w:after="0" w:line="240" w:lineRule="auto"/>
        <w:ind w:left="288"/>
        <w:rPr>
          <w:ins w:id="1580" w:author="Author"/>
          <w:del w:id="1581" w:author="Author"/>
          <w:rFonts w:ascii="Consolas" w:hAnsi="Consolas" w:cs="Consolas"/>
          <w:color w:val="000000"/>
          <w:sz w:val="19"/>
          <w:szCs w:val="19"/>
        </w:rPr>
        <w:pPrChange w:id="1582" w:author="Author">
          <w:pPr>
            <w:autoSpaceDE w:val="0"/>
            <w:autoSpaceDN w:val="0"/>
            <w:adjustRightInd w:val="0"/>
            <w:spacing w:after="0" w:line="240" w:lineRule="auto"/>
          </w:pPr>
        </w:pPrChange>
      </w:pPr>
      <w:ins w:id="1583" w:author="Author">
        <w:del w:id="1584" w:author="Author">
          <w:r w:rsidDel="00015253">
            <w:rPr>
              <w:rFonts w:ascii="Consolas" w:hAnsi="Consolas" w:cs="Consolas"/>
              <w:color w:val="808080"/>
              <w:sz w:val="19"/>
              <w:szCs w:val="19"/>
            </w:rPr>
            <w:delText>Items within this schema follow a simple naming convention of appending a prefix indicating the type of element for references:</w:delText>
          </w:r>
        </w:del>
      </w:ins>
    </w:p>
    <w:p w14:paraId="01CEA303" w14:textId="315EF6C9" w:rsidR="006041F2" w:rsidDel="00015253" w:rsidRDefault="006041F2">
      <w:pPr>
        <w:autoSpaceDE w:val="0"/>
        <w:autoSpaceDN w:val="0"/>
        <w:adjustRightInd w:val="0"/>
        <w:spacing w:after="0" w:line="240" w:lineRule="auto"/>
        <w:ind w:left="288"/>
        <w:rPr>
          <w:ins w:id="1585" w:author="Author"/>
          <w:del w:id="1586" w:author="Author"/>
          <w:rFonts w:ascii="Consolas" w:hAnsi="Consolas" w:cs="Consolas"/>
          <w:color w:val="000000"/>
          <w:sz w:val="19"/>
          <w:szCs w:val="19"/>
        </w:rPr>
        <w:pPrChange w:id="1587" w:author="Author">
          <w:pPr>
            <w:autoSpaceDE w:val="0"/>
            <w:autoSpaceDN w:val="0"/>
            <w:adjustRightInd w:val="0"/>
            <w:spacing w:after="0" w:line="240" w:lineRule="auto"/>
          </w:pPr>
        </w:pPrChange>
      </w:pPr>
      <w:ins w:id="1588" w:author="Author">
        <w:del w:id="1589" w:author="Author">
          <w:r w:rsidDel="00015253">
            <w:rPr>
              <w:rFonts w:ascii="Consolas" w:hAnsi="Consolas" w:cs="Consolas"/>
              <w:color w:val="808080"/>
              <w:sz w:val="19"/>
              <w:szCs w:val="19"/>
            </w:rPr>
            <w:delText>Unprefixed: Element names</w:delText>
          </w:r>
        </w:del>
      </w:ins>
    </w:p>
    <w:p w14:paraId="6F5060C9" w14:textId="26907629" w:rsidR="006041F2" w:rsidDel="00015253" w:rsidRDefault="006041F2">
      <w:pPr>
        <w:autoSpaceDE w:val="0"/>
        <w:autoSpaceDN w:val="0"/>
        <w:adjustRightInd w:val="0"/>
        <w:spacing w:after="0" w:line="240" w:lineRule="auto"/>
        <w:ind w:left="288"/>
        <w:rPr>
          <w:ins w:id="1590" w:author="Author"/>
          <w:del w:id="1591" w:author="Author"/>
          <w:rFonts w:ascii="Consolas" w:hAnsi="Consolas" w:cs="Consolas"/>
          <w:color w:val="000000"/>
          <w:sz w:val="19"/>
          <w:szCs w:val="19"/>
        </w:rPr>
        <w:pPrChange w:id="1592" w:author="Author">
          <w:pPr>
            <w:autoSpaceDE w:val="0"/>
            <w:autoSpaceDN w:val="0"/>
            <w:adjustRightInd w:val="0"/>
            <w:spacing w:after="0" w:line="240" w:lineRule="auto"/>
          </w:pPr>
        </w:pPrChange>
      </w:pPr>
      <w:ins w:id="1593" w:author="Author">
        <w:del w:id="1594" w:author="Author">
          <w:r w:rsidDel="00015253">
            <w:rPr>
              <w:rFonts w:ascii="Consolas" w:hAnsi="Consolas" w:cs="Consolas"/>
              <w:color w:val="808080"/>
              <w:sz w:val="19"/>
              <w:szCs w:val="19"/>
            </w:rPr>
            <w:delText>CT_: Complex types</w:delText>
          </w:r>
        </w:del>
      </w:ins>
    </w:p>
    <w:p w14:paraId="799DEFC9" w14:textId="3911E3B5" w:rsidR="006041F2" w:rsidDel="00015253" w:rsidRDefault="006041F2">
      <w:pPr>
        <w:autoSpaceDE w:val="0"/>
        <w:autoSpaceDN w:val="0"/>
        <w:adjustRightInd w:val="0"/>
        <w:spacing w:after="0" w:line="240" w:lineRule="auto"/>
        <w:ind w:left="288"/>
        <w:rPr>
          <w:ins w:id="1595" w:author="Author"/>
          <w:del w:id="1596" w:author="Author"/>
          <w:rFonts w:ascii="Consolas" w:hAnsi="Consolas" w:cs="Consolas"/>
          <w:color w:val="000000"/>
          <w:sz w:val="19"/>
          <w:szCs w:val="19"/>
        </w:rPr>
        <w:pPrChange w:id="1597" w:author="Author">
          <w:pPr>
            <w:autoSpaceDE w:val="0"/>
            <w:autoSpaceDN w:val="0"/>
            <w:adjustRightInd w:val="0"/>
            <w:spacing w:after="0" w:line="240" w:lineRule="auto"/>
          </w:pPr>
        </w:pPrChange>
      </w:pPr>
      <w:ins w:id="1598" w:author="Author">
        <w:del w:id="1599" w:author="Author">
          <w:r w:rsidDel="00015253">
            <w:rPr>
              <w:rFonts w:ascii="Consolas" w:hAnsi="Consolas" w:cs="Consolas"/>
              <w:color w:val="808080"/>
              <w:sz w:val="19"/>
              <w:szCs w:val="19"/>
            </w:rPr>
            <w:delText>ST_: Simple types</w:delText>
          </w:r>
        </w:del>
      </w:ins>
    </w:p>
    <w:p w14:paraId="3B04F106" w14:textId="7E59583D" w:rsidR="006041F2" w:rsidDel="00015253" w:rsidRDefault="006041F2">
      <w:pPr>
        <w:autoSpaceDE w:val="0"/>
        <w:autoSpaceDN w:val="0"/>
        <w:adjustRightInd w:val="0"/>
        <w:spacing w:after="0" w:line="240" w:lineRule="auto"/>
        <w:ind w:left="288"/>
        <w:rPr>
          <w:ins w:id="1600" w:author="Author"/>
          <w:del w:id="1601" w:author="Author"/>
          <w:rFonts w:ascii="Consolas" w:hAnsi="Consolas" w:cs="Consolas"/>
          <w:color w:val="000000"/>
          <w:sz w:val="19"/>
          <w:szCs w:val="19"/>
        </w:rPr>
        <w:pPrChange w:id="1602" w:author="Author">
          <w:pPr>
            <w:autoSpaceDE w:val="0"/>
            <w:autoSpaceDN w:val="0"/>
            <w:adjustRightInd w:val="0"/>
            <w:spacing w:after="0" w:line="240" w:lineRule="auto"/>
          </w:pPr>
        </w:pPrChange>
      </w:pPr>
    </w:p>
    <w:p w14:paraId="479F4886" w14:textId="66BB61C2" w:rsidR="006041F2" w:rsidDel="00015253" w:rsidRDefault="006041F2">
      <w:pPr>
        <w:autoSpaceDE w:val="0"/>
        <w:autoSpaceDN w:val="0"/>
        <w:adjustRightInd w:val="0"/>
        <w:spacing w:after="0" w:line="240" w:lineRule="auto"/>
        <w:ind w:left="288"/>
        <w:rPr>
          <w:ins w:id="1603" w:author="Author"/>
          <w:del w:id="1604" w:author="Author"/>
          <w:rFonts w:ascii="Consolas" w:hAnsi="Consolas" w:cs="Consolas"/>
          <w:color w:val="000000"/>
          <w:sz w:val="19"/>
          <w:szCs w:val="19"/>
        </w:rPr>
        <w:pPrChange w:id="1605" w:author="Author">
          <w:pPr>
            <w:autoSpaceDE w:val="0"/>
            <w:autoSpaceDN w:val="0"/>
            <w:adjustRightInd w:val="0"/>
            <w:spacing w:after="0" w:line="240" w:lineRule="auto"/>
          </w:pPr>
        </w:pPrChange>
      </w:pPr>
      <w:ins w:id="1606" w:author="Author">
        <w:del w:id="1607" w:author="Author">
          <w:r w:rsidDel="00015253">
            <w:rPr>
              <w:rFonts w:ascii="Consolas" w:hAnsi="Consolas" w:cs="Consolas"/>
              <w:color w:val="0000FF"/>
              <w:sz w:val="19"/>
              <w:szCs w:val="19"/>
            </w:rPr>
            <w:delText>]]&gt;&lt;/</w:delText>
          </w:r>
          <w:r w:rsidDel="00015253">
            <w:rPr>
              <w:rFonts w:ascii="Consolas" w:hAnsi="Consolas" w:cs="Consolas"/>
              <w:color w:val="A31515"/>
              <w:sz w:val="19"/>
              <w:szCs w:val="19"/>
            </w:rPr>
            <w:delText>xs:documentation</w:delText>
          </w:r>
          <w:r w:rsidDel="00015253">
            <w:rPr>
              <w:rFonts w:ascii="Consolas" w:hAnsi="Consolas" w:cs="Consolas"/>
              <w:color w:val="0000FF"/>
              <w:sz w:val="19"/>
              <w:szCs w:val="19"/>
            </w:rPr>
            <w:delText>&gt;</w:delText>
          </w:r>
        </w:del>
      </w:ins>
    </w:p>
    <w:p w14:paraId="44AE123F" w14:textId="78942814" w:rsidR="006041F2" w:rsidDel="00015253" w:rsidRDefault="006041F2">
      <w:pPr>
        <w:autoSpaceDE w:val="0"/>
        <w:autoSpaceDN w:val="0"/>
        <w:adjustRightInd w:val="0"/>
        <w:spacing w:after="0" w:line="240" w:lineRule="auto"/>
        <w:ind w:left="288"/>
        <w:rPr>
          <w:ins w:id="1608" w:author="Author"/>
          <w:del w:id="1609" w:author="Author"/>
          <w:rFonts w:ascii="Consolas" w:hAnsi="Consolas" w:cs="Consolas"/>
          <w:color w:val="000000"/>
          <w:sz w:val="19"/>
          <w:szCs w:val="19"/>
        </w:rPr>
        <w:pPrChange w:id="1610" w:author="Author">
          <w:pPr>
            <w:autoSpaceDE w:val="0"/>
            <w:autoSpaceDN w:val="0"/>
            <w:adjustRightInd w:val="0"/>
            <w:spacing w:after="0" w:line="240" w:lineRule="auto"/>
          </w:pPr>
        </w:pPrChange>
      </w:pPr>
      <w:ins w:id="1611" w:author="Author">
        <w:del w:id="1612" w:author="Author">
          <w:r w:rsidDel="00015253">
            <w:rPr>
              <w:rFonts w:ascii="Consolas" w:hAnsi="Consolas" w:cs="Consolas"/>
              <w:color w:val="0000FF"/>
              <w:sz w:val="19"/>
              <w:szCs w:val="19"/>
            </w:rPr>
            <w:lastRenderedPageBreak/>
            <w:delText>&lt;/</w:delText>
          </w:r>
          <w:r w:rsidDel="00015253">
            <w:rPr>
              <w:rFonts w:ascii="Consolas" w:hAnsi="Consolas" w:cs="Consolas"/>
              <w:color w:val="A31515"/>
              <w:sz w:val="19"/>
              <w:szCs w:val="19"/>
            </w:rPr>
            <w:delText>xs:annotation</w:delText>
          </w:r>
          <w:r w:rsidDel="00015253">
            <w:rPr>
              <w:rFonts w:ascii="Consolas" w:hAnsi="Consolas" w:cs="Consolas"/>
              <w:color w:val="0000FF"/>
              <w:sz w:val="19"/>
              <w:szCs w:val="19"/>
            </w:rPr>
            <w:delText>&gt;</w:delText>
          </w:r>
        </w:del>
      </w:ins>
    </w:p>
    <w:p w14:paraId="64FEE55C" w14:textId="2D60EDA3" w:rsidR="006041F2" w:rsidDel="00015253" w:rsidRDefault="006041F2">
      <w:pPr>
        <w:autoSpaceDE w:val="0"/>
        <w:autoSpaceDN w:val="0"/>
        <w:adjustRightInd w:val="0"/>
        <w:spacing w:after="0" w:line="240" w:lineRule="auto"/>
        <w:ind w:left="288"/>
        <w:rPr>
          <w:ins w:id="1613" w:author="Author"/>
          <w:del w:id="1614" w:author="Author"/>
          <w:rFonts w:ascii="Consolas" w:hAnsi="Consolas" w:cs="Consolas"/>
          <w:color w:val="000000"/>
          <w:sz w:val="19"/>
          <w:szCs w:val="19"/>
        </w:rPr>
        <w:pPrChange w:id="1615" w:author="Author">
          <w:pPr>
            <w:autoSpaceDE w:val="0"/>
            <w:autoSpaceDN w:val="0"/>
            <w:adjustRightInd w:val="0"/>
            <w:spacing w:after="0" w:line="240" w:lineRule="auto"/>
          </w:pPr>
        </w:pPrChange>
      </w:pPr>
      <w:ins w:id="1616" w:author="Author">
        <w:del w:id="1617" w:author="Author">
          <w:r w:rsidDel="00015253">
            <w:rPr>
              <w:rFonts w:ascii="Consolas" w:hAnsi="Consolas" w:cs="Consolas"/>
              <w:color w:val="0000FF"/>
              <w:sz w:val="19"/>
              <w:szCs w:val="19"/>
            </w:rPr>
            <w:delText>&lt;!--</w:delText>
          </w:r>
          <w:r w:rsidDel="00015253">
            <w:rPr>
              <w:rFonts w:ascii="Consolas" w:hAnsi="Consolas" w:cs="Consolas"/>
              <w:color w:val="008000"/>
              <w:sz w:val="19"/>
              <w:szCs w:val="19"/>
            </w:rPr>
            <w:delText xml:space="preserve"> Complex Types </w:delText>
          </w:r>
          <w:r w:rsidDel="00015253">
            <w:rPr>
              <w:rFonts w:ascii="Consolas" w:hAnsi="Consolas" w:cs="Consolas"/>
              <w:color w:val="0000FF"/>
              <w:sz w:val="19"/>
              <w:szCs w:val="19"/>
            </w:rPr>
            <w:delText>--&gt;</w:delText>
          </w:r>
        </w:del>
      </w:ins>
    </w:p>
    <w:p w14:paraId="21B1D889" w14:textId="65A072AF" w:rsidR="006041F2" w:rsidDel="00015253" w:rsidRDefault="006041F2">
      <w:pPr>
        <w:autoSpaceDE w:val="0"/>
        <w:autoSpaceDN w:val="0"/>
        <w:adjustRightInd w:val="0"/>
        <w:spacing w:after="0" w:line="240" w:lineRule="auto"/>
        <w:ind w:left="288"/>
        <w:rPr>
          <w:ins w:id="1618" w:author="Author"/>
          <w:del w:id="1619" w:author="Author"/>
          <w:rFonts w:ascii="Consolas" w:hAnsi="Consolas" w:cs="Consolas"/>
          <w:color w:val="000000"/>
          <w:sz w:val="19"/>
          <w:szCs w:val="19"/>
        </w:rPr>
        <w:pPrChange w:id="1620" w:author="Author">
          <w:pPr>
            <w:autoSpaceDE w:val="0"/>
            <w:autoSpaceDN w:val="0"/>
            <w:adjustRightInd w:val="0"/>
            <w:spacing w:after="0" w:line="240" w:lineRule="auto"/>
          </w:pPr>
        </w:pPrChange>
      </w:pPr>
      <w:ins w:id="1621" w:author="Author">
        <w:del w:id="16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ECCB8A4" w14:textId="647F5227" w:rsidR="006041F2" w:rsidDel="00015253" w:rsidRDefault="006041F2">
      <w:pPr>
        <w:autoSpaceDE w:val="0"/>
        <w:autoSpaceDN w:val="0"/>
        <w:adjustRightInd w:val="0"/>
        <w:spacing w:after="0" w:line="240" w:lineRule="auto"/>
        <w:ind w:left="288"/>
        <w:rPr>
          <w:ins w:id="1623" w:author="Author"/>
          <w:del w:id="1624" w:author="Author"/>
          <w:rFonts w:ascii="Consolas" w:hAnsi="Consolas" w:cs="Consolas"/>
          <w:color w:val="000000"/>
          <w:sz w:val="19"/>
          <w:szCs w:val="19"/>
        </w:rPr>
        <w:pPrChange w:id="1625" w:author="Author">
          <w:pPr>
            <w:autoSpaceDE w:val="0"/>
            <w:autoSpaceDN w:val="0"/>
            <w:adjustRightInd w:val="0"/>
            <w:spacing w:after="0" w:line="240" w:lineRule="auto"/>
          </w:pPr>
        </w:pPrChange>
      </w:pPr>
      <w:ins w:id="1626" w:author="Author">
        <w:del w:id="16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4ED4403F" w14:textId="04A8A812" w:rsidR="006041F2" w:rsidDel="00015253" w:rsidRDefault="006041F2">
      <w:pPr>
        <w:autoSpaceDE w:val="0"/>
        <w:autoSpaceDN w:val="0"/>
        <w:adjustRightInd w:val="0"/>
        <w:spacing w:after="0" w:line="240" w:lineRule="auto"/>
        <w:ind w:left="288"/>
        <w:rPr>
          <w:ins w:id="1628" w:author="Author"/>
          <w:del w:id="1629" w:author="Author"/>
          <w:rFonts w:ascii="Consolas" w:hAnsi="Consolas" w:cs="Consolas"/>
          <w:color w:val="000000"/>
          <w:sz w:val="19"/>
          <w:szCs w:val="19"/>
        </w:rPr>
        <w:pPrChange w:id="1630" w:author="Author">
          <w:pPr>
            <w:autoSpaceDE w:val="0"/>
            <w:autoSpaceDN w:val="0"/>
            <w:adjustRightInd w:val="0"/>
            <w:spacing w:after="0" w:line="240" w:lineRule="auto"/>
          </w:pPr>
        </w:pPrChange>
      </w:pPr>
      <w:ins w:id="1631" w:author="Author">
        <w:del w:id="16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FB19477" w14:textId="0A7082F2" w:rsidR="006041F2" w:rsidDel="00015253" w:rsidRDefault="006041F2">
      <w:pPr>
        <w:autoSpaceDE w:val="0"/>
        <w:autoSpaceDN w:val="0"/>
        <w:adjustRightInd w:val="0"/>
        <w:spacing w:after="0" w:line="240" w:lineRule="auto"/>
        <w:ind w:left="288"/>
        <w:rPr>
          <w:ins w:id="1633" w:author="Author"/>
          <w:del w:id="1634" w:author="Author"/>
          <w:rFonts w:ascii="Consolas" w:hAnsi="Consolas" w:cs="Consolas"/>
          <w:color w:val="000000"/>
          <w:sz w:val="19"/>
          <w:szCs w:val="19"/>
        </w:rPr>
        <w:pPrChange w:id="1635" w:author="Author">
          <w:pPr>
            <w:autoSpaceDE w:val="0"/>
            <w:autoSpaceDN w:val="0"/>
            <w:adjustRightInd w:val="0"/>
            <w:spacing w:after="0" w:line="240" w:lineRule="auto"/>
          </w:pPr>
        </w:pPrChange>
      </w:pPr>
      <w:ins w:id="1636" w:author="Author">
        <w:del w:id="16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resources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A99826F" w14:textId="5BABD7E9" w:rsidR="006041F2" w:rsidDel="00015253" w:rsidRDefault="006041F2">
      <w:pPr>
        <w:autoSpaceDE w:val="0"/>
        <w:autoSpaceDN w:val="0"/>
        <w:adjustRightInd w:val="0"/>
        <w:spacing w:after="0" w:line="240" w:lineRule="auto"/>
        <w:ind w:left="288"/>
        <w:rPr>
          <w:ins w:id="1638" w:author="Author"/>
          <w:del w:id="1639" w:author="Author"/>
          <w:rFonts w:ascii="Consolas" w:hAnsi="Consolas" w:cs="Consolas"/>
          <w:color w:val="000000"/>
          <w:sz w:val="19"/>
          <w:szCs w:val="19"/>
        </w:rPr>
        <w:pPrChange w:id="1640" w:author="Author">
          <w:pPr>
            <w:autoSpaceDE w:val="0"/>
            <w:autoSpaceDN w:val="0"/>
            <w:adjustRightInd w:val="0"/>
            <w:spacing w:after="0" w:line="240" w:lineRule="auto"/>
          </w:pPr>
        </w:pPrChange>
      </w:pPr>
      <w:ins w:id="1641" w:author="Author">
        <w:del w:id="16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build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E2D90B4" w14:textId="37D549A9" w:rsidR="006041F2" w:rsidDel="00015253" w:rsidRDefault="006041F2">
      <w:pPr>
        <w:autoSpaceDE w:val="0"/>
        <w:autoSpaceDN w:val="0"/>
        <w:adjustRightInd w:val="0"/>
        <w:spacing w:after="0" w:line="240" w:lineRule="auto"/>
        <w:ind w:left="288"/>
        <w:rPr>
          <w:ins w:id="1643" w:author="Author"/>
          <w:del w:id="1644" w:author="Author"/>
          <w:rFonts w:ascii="Consolas" w:hAnsi="Consolas" w:cs="Consolas"/>
          <w:color w:val="000000"/>
          <w:sz w:val="19"/>
          <w:szCs w:val="19"/>
        </w:rPr>
        <w:pPrChange w:id="1645" w:author="Author">
          <w:pPr>
            <w:autoSpaceDE w:val="0"/>
            <w:autoSpaceDN w:val="0"/>
            <w:adjustRightInd w:val="0"/>
            <w:spacing w:after="0" w:line="240" w:lineRule="auto"/>
          </w:pPr>
        </w:pPrChange>
      </w:pPr>
      <w:ins w:id="1646" w:author="Author">
        <w:del w:id="16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514FB99" w14:textId="762A214B" w:rsidR="006041F2" w:rsidDel="00015253" w:rsidRDefault="006041F2">
      <w:pPr>
        <w:autoSpaceDE w:val="0"/>
        <w:autoSpaceDN w:val="0"/>
        <w:adjustRightInd w:val="0"/>
        <w:spacing w:after="0" w:line="240" w:lineRule="auto"/>
        <w:ind w:left="288"/>
        <w:rPr>
          <w:ins w:id="1648" w:author="Author"/>
          <w:del w:id="1649" w:author="Author"/>
          <w:rFonts w:ascii="Consolas" w:hAnsi="Consolas" w:cs="Consolas"/>
          <w:color w:val="000000"/>
          <w:sz w:val="19"/>
          <w:szCs w:val="19"/>
        </w:rPr>
        <w:pPrChange w:id="1650" w:author="Author">
          <w:pPr>
            <w:autoSpaceDE w:val="0"/>
            <w:autoSpaceDN w:val="0"/>
            <w:adjustRightInd w:val="0"/>
            <w:spacing w:after="0" w:line="240" w:lineRule="auto"/>
          </w:pPr>
        </w:pPrChange>
      </w:pPr>
      <w:ins w:id="1651" w:author="Author">
        <w:del w:id="16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1104C486" w14:textId="44B60071" w:rsidR="006041F2" w:rsidDel="00015253" w:rsidRDefault="006041F2">
      <w:pPr>
        <w:autoSpaceDE w:val="0"/>
        <w:autoSpaceDN w:val="0"/>
        <w:adjustRightInd w:val="0"/>
        <w:spacing w:after="0" w:line="240" w:lineRule="auto"/>
        <w:ind w:left="288"/>
        <w:rPr>
          <w:ins w:id="1653" w:author="Author"/>
          <w:del w:id="1654" w:author="Author"/>
          <w:rFonts w:ascii="Consolas" w:hAnsi="Consolas" w:cs="Consolas"/>
          <w:color w:val="000000"/>
          <w:sz w:val="19"/>
          <w:szCs w:val="19"/>
        </w:rPr>
        <w:pPrChange w:id="1655" w:author="Author">
          <w:pPr>
            <w:autoSpaceDE w:val="0"/>
            <w:autoSpaceDN w:val="0"/>
            <w:adjustRightInd w:val="0"/>
            <w:spacing w:after="0" w:line="240" w:lineRule="auto"/>
          </w:pPr>
        </w:pPrChange>
      </w:pPr>
      <w:ins w:id="1656" w:author="Author">
        <w:del w:id="16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unit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ST_Unit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millimeter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EF3F509" w14:textId="46EAF8DB" w:rsidR="006041F2" w:rsidDel="00015253" w:rsidRDefault="006041F2">
      <w:pPr>
        <w:autoSpaceDE w:val="0"/>
        <w:autoSpaceDN w:val="0"/>
        <w:adjustRightInd w:val="0"/>
        <w:spacing w:after="0" w:line="240" w:lineRule="auto"/>
        <w:ind w:left="288"/>
        <w:rPr>
          <w:ins w:id="1658" w:author="Author"/>
          <w:del w:id="1659" w:author="Author"/>
          <w:rFonts w:ascii="Consolas" w:hAnsi="Consolas" w:cs="Consolas"/>
          <w:color w:val="000000"/>
          <w:sz w:val="19"/>
          <w:szCs w:val="19"/>
        </w:rPr>
        <w:pPrChange w:id="1660" w:author="Author">
          <w:pPr>
            <w:autoSpaceDE w:val="0"/>
            <w:autoSpaceDN w:val="0"/>
            <w:adjustRightInd w:val="0"/>
            <w:spacing w:after="0" w:line="240" w:lineRule="auto"/>
          </w:pPr>
        </w:pPrChange>
      </w:pPr>
      <w:ins w:id="1661" w:author="Author">
        <w:del w:id="16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xml:lang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00C487D" w14:textId="023334E4" w:rsidR="006041F2" w:rsidDel="00015253" w:rsidRDefault="006041F2">
      <w:pPr>
        <w:autoSpaceDE w:val="0"/>
        <w:autoSpaceDN w:val="0"/>
        <w:adjustRightInd w:val="0"/>
        <w:spacing w:after="0" w:line="240" w:lineRule="auto"/>
        <w:ind w:left="288"/>
        <w:rPr>
          <w:ins w:id="1663" w:author="Author"/>
          <w:del w:id="1664" w:author="Author"/>
          <w:rFonts w:ascii="Consolas" w:hAnsi="Consolas" w:cs="Consolas"/>
          <w:color w:val="000000"/>
          <w:sz w:val="19"/>
          <w:szCs w:val="19"/>
        </w:rPr>
        <w:pPrChange w:id="1665" w:author="Author">
          <w:pPr>
            <w:autoSpaceDE w:val="0"/>
            <w:autoSpaceDN w:val="0"/>
            <w:adjustRightInd w:val="0"/>
            <w:spacing w:after="0" w:line="240" w:lineRule="auto"/>
          </w:pPr>
        </w:pPrChange>
      </w:pPr>
      <w:ins w:id="1666" w:author="Author">
        <w:del w:id="16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requiredextensions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245C4BF" w14:textId="5BDF69D9" w:rsidR="006041F2" w:rsidDel="00015253" w:rsidRDefault="006041F2">
      <w:pPr>
        <w:autoSpaceDE w:val="0"/>
        <w:autoSpaceDN w:val="0"/>
        <w:adjustRightInd w:val="0"/>
        <w:spacing w:after="0" w:line="240" w:lineRule="auto"/>
        <w:ind w:left="288"/>
        <w:rPr>
          <w:ins w:id="1668" w:author="Author"/>
          <w:del w:id="1669" w:author="Author"/>
          <w:rFonts w:ascii="Consolas" w:hAnsi="Consolas" w:cs="Consolas"/>
          <w:color w:val="000000"/>
          <w:sz w:val="19"/>
          <w:szCs w:val="19"/>
        </w:rPr>
        <w:pPrChange w:id="1670" w:author="Author">
          <w:pPr>
            <w:autoSpaceDE w:val="0"/>
            <w:autoSpaceDN w:val="0"/>
            <w:adjustRightInd w:val="0"/>
            <w:spacing w:after="0" w:line="240" w:lineRule="auto"/>
          </w:pPr>
        </w:pPrChange>
      </w:pPr>
      <w:ins w:id="1671" w:author="Author">
        <w:del w:id="167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9998510" w14:textId="6D83651C" w:rsidR="006041F2" w:rsidDel="00015253" w:rsidRDefault="006041F2">
      <w:pPr>
        <w:autoSpaceDE w:val="0"/>
        <w:autoSpaceDN w:val="0"/>
        <w:adjustRightInd w:val="0"/>
        <w:spacing w:after="0" w:line="240" w:lineRule="auto"/>
        <w:ind w:left="288"/>
        <w:rPr>
          <w:ins w:id="1673" w:author="Author"/>
          <w:del w:id="1674" w:author="Author"/>
          <w:rFonts w:ascii="Consolas" w:hAnsi="Consolas" w:cs="Consolas"/>
          <w:color w:val="000000"/>
          <w:sz w:val="19"/>
          <w:szCs w:val="19"/>
        </w:rPr>
        <w:pPrChange w:id="1675" w:author="Author">
          <w:pPr>
            <w:autoSpaceDE w:val="0"/>
            <w:autoSpaceDN w:val="0"/>
            <w:adjustRightInd w:val="0"/>
            <w:spacing w:after="0" w:line="240" w:lineRule="auto"/>
          </w:pPr>
        </w:pPrChange>
      </w:pPr>
      <w:ins w:id="1676" w:author="Author">
        <w:del w:id="167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4192A110" w14:textId="668CB25B" w:rsidR="006041F2" w:rsidDel="00015253" w:rsidRDefault="006041F2">
      <w:pPr>
        <w:autoSpaceDE w:val="0"/>
        <w:autoSpaceDN w:val="0"/>
        <w:adjustRightInd w:val="0"/>
        <w:spacing w:after="0" w:line="240" w:lineRule="auto"/>
        <w:ind w:left="288"/>
        <w:rPr>
          <w:ins w:id="1678" w:author="Author"/>
          <w:del w:id="1679" w:author="Author"/>
          <w:rFonts w:ascii="Consolas" w:hAnsi="Consolas" w:cs="Consolas"/>
          <w:color w:val="000000"/>
          <w:sz w:val="19"/>
          <w:szCs w:val="19"/>
        </w:rPr>
        <w:pPrChange w:id="1680" w:author="Author">
          <w:pPr>
            <w:autoSpaceDE w:val="0"/>
            <w:autoSpaceDN w:val="0"/>
            <w:adjustRightInd w:val="0"/>
            <w:spacing w:after="0" w:line="240" w:lineRule="auto"/>
          </w:pPr>
        </w:pPrChange>
      </w:pPr>
      <w:ins w:id="1681" w:author="Author">
        <w:del w:id="16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CT_Resources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139AC05" w14:textId="6C0E254C" w:rsidR="006041F2" w:rsidDel="00015253" w:rsidRDefault="006041F2">
      <w:pPr>
        <w:autoSpaceDE w:val="0"/>
        <w:autoSpaceDN w:val="0"/>
        <w:adjustRightInd w:val="0"/>
        <w:spacing w:after="0" w:line="240" w:lineRule="auto"/>
        <w:ind w:left="288"/>
        <w:rPr>
          <w:ins w:id="1683" w:author="Author"/>
          <w:del w:id="1684" w:author="Author"/>
          <w:rFonts w:ascii="Consolas" w:hAnsi="Consolas" w:cs="Consolas"/>
          <w:color w:val="000000"/>
          <w:sz w:val="19"/>
          <w:szCs w:val="19"/>
        </w:rPr>
        <w:pPrChange w:id="1685" w:author="Author">
          <w:pPr>
            <w:autoSpaceDE w:val="0"/>
            <w:autoSpaceDN w:val="0"/>
            <w:adjustRightInd w:val="0"/>
            <w:spacing w:after="0" w:line="240" w:lineRule="auto"/>
          </w:pPr>
        </w:pPrChange>
      </w:pPr>
      <w:ins w:id="1686" w:author="Author">
        <w:del w:id="16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0C89010E" w14:textId="75C447F6" w:rsidR="006041F2" w:rsidDel="00015253" w:rsidRDefault="006041F2">
      <w:pPr>
        <w:autoSpaceDE w:val="0"/>
        <w:autoSpaceDN w:val="0"/>
        <w:adjustRightInd w:val="0"/>
        <w:spacing w:after="0" w:line="240" w:lineRule="auto"/>
        <w:ind w:left="288"/>
        <w:rPr>
          <w:ins w:id="1688" w:author="Author"/>
          <w:del w:id="1689" w:author="Author"/>
          <w:rFonts w:ascii="Consolas" w:hAnsi="Consolas" w:cs="Consolas"/>
          <w:color w:val="000000"/>
          <w:sz w:val="19"/>
          <w:szCs w:val="19"/>
        </w:rPr>
        <w:pPrChange w:id="1690" w:author="Author">
          <w:pPr>
            <w:autoSpaceDE w:val="0"/>
            <w:autoSpaceDN w:val="0"/>
            <w:adjustRightInd w:val="0"/>
            <w:spacing w:after="0" w:line="240" w:lineRule="auto"/>
          </w:pPr>
        </w:pPrChange>
      </w:pPr>
      <w:ins w:id="1691" w:author="Author">
        <w:del w:id="169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basematerials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EFA2344" w14:textId="681346F6" w:rsidR="006041F2" w:rsidDel="00015253" w:rsidRDefault="006041F2">
      <w:pPr>
        <w:autoSpaceDE w:val="0"/>
        <w:autoSpaceDN w:val="0"/>
        <w:adjustRightInd w:val="0"/>
        <w:spacing w:after="0" w:line="240" w:lineRule="auto"/>
        <w:ind w:left="288"/>
        <w:rPr>
          <w:ins w:id="1693" w:author="Author"/>
          <w:del w:id="1694" w:author="Author"/>
          <w:rFonts w:ascii="Consolas" w:hAnsi="Consolas" w:cs="Consolas"/>
          <w:color w:val="000000"/>
          <w:sz w:val="19"/>
          <w:szCs w:val="19"/>
        </w:rPr>
        <w:pPrChange w:id="1695" w:author="Author">
          <w:pPr>
            <w:autoSpaceDE w:val="0"/>
            <w:autoSpaceDN w:val="0"/>
            <w:adjustRightInd w:val="0"/>
            <w:spacing w:after="0" w:line="240" w:lineRule="auto"/>
          </w:pPr>
        </w:pPrChange>
      </w:pPr>
      <w:ins w:id="1696" w:author="Author">
        <w:del w:id="16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D27D5D9" w14:textId="5C3448C6" w:rsidR="006041F2" w:rsidDel="00015253" w:rsidRDefault="006041F2">
      <w:pPr>
        <w:autoSpaceDE w:val="0"/>
        <w:autoSpaceDN w:val="0"/>
        <w:adjustRightInd w:val="0"/>
        <w:spacing w:after="0" w:line="240" w:lineRule="auto"/>
        <w:ind w:left="288"/>
        <w:rPr>
          <w:ins w:id="1698" w:author="Author"/>
          <w:del w:id="1699" w:author="Author"/>
          <w:rFonts w:ascii="Consolas" w:hAnsi="Consolas" w:cs="Consolas"/>
          <w:color w:val="000000"/>
          <w:sz w:val="19"/>
          <w:szCs w:val="19"/>
        </w:rPr>
        <w:pPrChange w:id="1700" w:author="Author">
          <w:pPr>
            <w:autoSpaceDE w:val="0"/>
            <w:autoSpaceDN w:val="0"/>
            <w:adjustRightInd w:val="0"/>
            <w:spacing w:after="0" w:line="240" w:lineRule="auto"/>
          </w:pPr>
        </w:pPrChange>
      </w:pPr>
      <w:ins w:id="1701" w:author="Author">
        <w:del w:id="17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object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C43C045" w14:textId="660A6814" w:rsidR="006041F2" w:rsidDel="00015253" w:rsidRDefault="006041F2">
      <w:pPr>
        <w:autoSpaceDE w:val="0"/>
        <w:autoSpaceDN w:val="0"/>
        <w:adjustRightInd w:val="0"/>
        <w:spacing w:after="0" w:line="240" w:lineRule="auto"/>
        <w:ind w:left="288"/>
        <w:rPr>
          <w:ins w:id="1703" w:author="Author"/>
          <w:del w:id="1704" w:author="Author"/>
          <w:rFonts w:ascii="Consolas" w:hAnsi="Consolas" w:cs="Consolas"/>
          <w:color w:val="000000"/>
          <w:sz w:val="19"/>
          <w:szCs w:val="19"/>
        </w:rPr>
        <w:pPrChange w:id="1705" w:author="Author">
          <w:pPr>
            <w:autoSpaceDE w:val="0"/>
            <w:autoSpaceDN w:val="0"/>
            <w:adjustRightInd w:val="0"/>
            <w:spacing w:after="0" w:line="240" w:lineRule="auto"/>
          </w:pPr>
        </w:pPrChange>
      </w:pPr>
      <w:ins w:id="1706" w:author="Author">
        <w:del w:id="170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2E33FA1F" w14:textId="2AC9F396" w:rsidR="006041F2" w:rsidDel="00015253" w:rsidRDefault="006041F2">
      <w:pPr>
        <w:autoSpaceDE w:val="0"/>
        <w:autoSpaceDN w:val="0"/>
        <w:adjustRightInd w:val="0"/>
        <w:spacing w:after="0" w:line="240" w:lineRule="auto"/>
        <w:ind w:left="288"/>
        <w:rPr>
          <w:ins w:id="1708" w:author="Author"/>
          <w:del w:id="1709" w:author="Author"/>
          <w:rFonts w:ascii="Consolas" w:hAnsi="Consolas" w:cs="Consolas"/>
          <w:color w:val="000000"/>
          <w:sz w:val="19"/>
          <w:szCs w:val="19"/>
        </w:rPr>
        <w:pPrChange w:id="1710" w:author="Author">
          <w:pPr>
            <w:autoSpaceDE w:val="0"/>
            <w:autoSpaceDN w:val="0"/>
            <w:adjustRightInd w:val="0"/>
            <w:spacing w:after="0" w:line="240" w:lineRule="auto"/>
          </w:pPr>
        </w:pPrChange>
      </w:pPr>
      <w:ins w:id="1711" w:author="Author">
        <w:del w:id="17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B0F560C" w14:textId="0C378555" w:rsidR="006041F2" w:rsidDel="00015253" w:rsidRDefault="006041F2">
      <w:pPr>
        <w:autoSpaceDE w:val="0"/>
        <w:autoSpaceDN w:val="0"/>
        <w:adjustRightInd w:val="0"/>
        <w:spacing w:after="0" w:line="240" w:lineRule="auto"/>
        <w:ind w:left="288"/>
        <w:rPr>
          <w:ins w:id="1713" w:author="Author"/>
          <w:del w:id="1714" w:author="Author"/>
          <w:rFonts w:ascii="Consolas" w:hAnsi="Consolas" w:cs="Consolas"/>
          <w:color w:val="000000"/>
          <w:sz w:val="19"/>
          <w:szCs w:val="19"/>
        </w:rPr>
        <w:pPrChange w:id="1715" w:author="Author">
          <w:pPr>
            <w:autoSpaceDE w:val="0"/>
            <w:autoSpaceDN w:val="0"/>
            <w:adjustRightInd w:val="0"/>
            <w:spacing w:after="0" w:line="240" w:lineRule="auto"/>
          </w:pPr>
        </w:pPrChange>
      </w:pPr>
      <w:ins w:id="1716" w:author="Author">
        <w:del w:id="171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3664DB95" w14:textId="0AC334DE" w:rsidR="006041F2" w:rsidDel="00015253" w:rsidRDefault="006041F2">
      <w:pPr>
        <w:autoSpaceDE w:val="0"/>
        <w:autoSpaceDN w:val="0"/>
        <w:adjustRightInd w:val="0"/>
        <w:spacing w:after="0" w:line="240" w:lineRule="auto"/>
        <w:ind w:left="288"/>
        <w:rPr>
          <w:ins w:id="1718" w:author="Author"/>
          <w:del w:id="1719" w:author="Author"/>
          <w:rFonts w:ascii="Consolas" w:hAnsi="Consolas" w:cs="Consolas"/>
          <w:color w:val="000000"/>
          <w:sz w:val="19"/>
          <w:szCs w:val="19"/>
        </w:rPr>
        <w:pPrChange w:id="1720" w:author="Author">
          <w:pPr>
            <w:autoSpaceDE w:val="0"/>
            <w:autoSpaceDN w:val="0"/>
            <w:adjustRightInd w:val="0"/>
            <w:spacing w:after="0" w:line="240" w:lineRule="auto"/>
          </w:pPr>
        </w:pPrChange>
      </w:pPr>
      <w:ins w:id="1721" w:author="Author">
        <w:del w:id="17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CT_Build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648B912" w14:textId="2187D014" w:rsidR="006041F2" w:rsidDel="00015253" w:rsidRDefault="006041F2">
      <w:pPr>
        <w:autoSpaceDE w:val="0"/>
        <w:autoSpaceDN w:val="0"/>
        <w:adjustRightInd w:val="0"/>
        <w:spacing w:after="0" w:line="240" w:lineRule="auto"/>
        <w:ind w:left="288"/>
        <w:rPr>
          <w:ins w:id="1723" w:author="Author"/>
          <w:del w:id="1724" w:author="Author"/>
          <w:rFonts w:ascii="Consolas" w:hAnsi="Consolas" w:cs="Consolas"/>
          <w:color w:val="000000"/>
          <w:sz w:val="19"/>
          <w:szCs w:val="19"/>
        </w:rPr>
        <w:pPrChange w:id="1725" w:author="Author">
          <w:pPr>
            <w:autoSpaceDE w:val="0"/>
            <w:autoSpaceDN w:val="0"/>
            <w:adjustRightInd w:val="0"/>
            <w:spacing w:after="0" w:line="240" w:lineRule="auto"/>
          </w:pPr>
        </w:pPrChange>
      </w:pPr>
      <w:ins w:id="1726" w:author="Author">
        <w:del w:id="17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3EF0CE7E" w14:textId="40531608" w:rsidR="006041F2" w:rsidDel="00015253" w:rsidRDefault="006041F2">
      <w:pPr>
        <w:autoSpaceDE w:val="0"/>
        <w:autoSpaceDN w:val="0"/>
        <w:adjustRightInd w:val="0"/>
        <w:spacing w:after="0" w:line="240" w:lineRule="auto"/>
        <w:ind w:left="288"/>
        <w:rPr>
          <w:ins w:id="1728" w:author="Author"/>
          <w:del w:id="1729" w:author="Author"/>
          <w:rFonts w:ascii="Consolas" w:hAnsi="Consolas" w:cs="Consolas"/>
          <w:color w:val="000000"/>
          <w:sz w:val="19"/>
          <w:szCs w:val="19"/>
        </w:rPr>
        <w:pPrChange w:id="1730" w:author="Author">
          <w:pPr>
            <w:autoSpaceDE w:val="0"/>
            <w:autoSpaceDN w:val="0"/>
            <w:adjustRightInd w:val="0"/>
            <w:spacing w:after="0" w:line="240" w:lineRule="auto"/>
          </w:pPr>
        </w:pPrChange>
      </w:pPr>
      <w:ins w:id="1731" w:author="Author">
        <w:del w:id="17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item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72E8147" w14:textId="4C4085B8" w:rsidR="006041F2" w:rsidDel="00015253" w:rsidRDefault="006041F2">
      <w:pPr>
        <w:autoSpaceDE w:val="0"/>
        <w:autoSpaceDN w:val="0"/>
        <w:adjustRightInd w:val="0"/>
        <w:spacing w:after="0" w:line="240" w:lineRule="auto"/>
        <w:ind w:left="288"/>
        <w:rPr>
          <w:ins w:id="1733" w:author="Author"/>
          <w:del w:id="1734" w:author="Author"/>
          <w:rFonts w:ascii="Consolas" w:hAnsi="Consolas" w:cs="Consolas"/>
          <w:color w:val="000000"/>
          <w:sz w:val="19"/>
          <w:szCs w:val="19"/>
        </w:rPr>
        <w:pPrChange w:id="1735" w:author="Author">
          <w:pPr>
            <w:autoSpaceDE w:val="0"/>
            <w:autoSpaceDN w:val="0"/>
            <w:adjustRightInd w:val="0"/>
            <w:spacing w:after="0" w:line="240" w:lineRule="auto"/>
          </w:pPr>
        </w:pPrChange>
      </w:pPr>
      <w:ins w:id="1736" w:author="Author">
        <w:del w:id="17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0E2261E7" w14:textId="30A48226" w:rsidR="006041F2" w:rsidDel="00015253" w:rsidRDefault="006041F2">
      <w:pPr>
        <w:autoSpaceDE w:val="0"/>
        <w:autoSpaceDN w:val="0"/>
        <w:adjustRightInd w:val="0"/>
        <w:spacing w:after="0" w:line="240" w:lineRule="auto"/>
        <w:ind w:left="288"/>
        <w:rPr>
          <w:ins w:id="1738" w:author="Author"/>
          <w:del w:id="1739" w:author="Author"/>
          <w:rFonts w:ascii="Consolas" w:hAnsi="Consolas" w:cs="Consolas"/>
          <w:color w:val="000000"/>
          <w:sz w:val="19"/>
          <w:szCs w:val="19"/>
        </w:rPr>
        <w:pPrChange w:id="1740" w:author="Author">
          <w:pPr>
            <w:autoSpaceDE w:val="0"/>
            <w:autoSpaceDN w:val="0"/>
            <w:adjustRightInd w:val="0"/>
            <w:spacing w:after="0" w:line="240" w:lineRule="auto"/>
          </w:pPr>
        </w:pPrChange>
      </w:pPr>
      <w:ins w:id="1741" w:author="Author">
        <w:del w:id="17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8129DFA" w14:textId="64AFB073" w:rsidR="006041F2" w:rsidDel="00015253" w:rsidRDefault="006041F2">
      <w:pPr>
        <w:autoSpaceDE w:val="0"/>
        <w:autoSpaceDN w:val="0"/>
        <w:adjustRightInd w:val="0"/>
        <w:spacing w:after="0" w:line="240" w:lineRule="auto"/>
        <w:ind w:left="288"/>
        <w:rPr>
          <w:ins w:id="1743" w:author="Author"/>
          <w:del w:id="1744" w:author="Author"/>
          <w:rFonts w:ascii="Consolas" w:hAnsi="Consolas" w:cs="Consolas"/>
          <w:color w:val="000000"/>
          <w:sz w:val="19"/>
          <w:szCs w:val="19"/>
        </w:rPr>
        <w:pPrChange w:id="1745" w:author="Author">
          <w:pPr>
            <w:autoSpaceDE w:val="0"/>
            <w:autoSpaceDN w:val="0"/>
            <w:adjustRightInd w:val="0"/>
            <w:spacing w:after="0" w:line="240" w:lineRule="auto"/>
          </w:pPr>
        </w:pPrChange>
      </w:pPr>
      <w:ins w:id="1746" w:author="Author">
        <w:del w:id="17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5D436F76" w14:textId="39CC14DB" w:rsidR="006041F2" w:rsidDel="00015253" w:rsidRDefault="006041F2">
      <w:pPr>
        <w:autoSpaceDE w:val="0"/>
        <w:autoSpaceDN w:val="0"/>
        <w:adjustRightInd w:val="0"/>
        <w:spacing w:after="0" w:line="240" w:lineRule="auto"/>
        <w:ind w:left="288"/>
        <w:rPr>
          <w:ins w:id="1748" w:author="Author"/>
          <w:del w:id="1749" w:author="Author"/>
          <w:rFonts w:ascii="Consolas" w:hAnsi="Consolas" w:cs="Consolas"/>
          <w:color w:val="000000"/>
          <w:sz w:val="19"/>
          <w:szCs w:val="19"/>
        </w:rPr>
        <w:pPrChange w:id="1750" w:author="Author">
          <w:pPr>
            <w:autoSpaceDE w:val="0"/>
            <w:autoSpaceDN w:val="0"/>
            <w:adjustRightInd w:val="0"/>
            <w:spacing w:after="0" w:line="240" w:lineRule="auto"/>
          </w:pPr>
        </w:pPrChange>
      </w:pPr>
      <w:ins w:id="1751" w:author="Author">
        <w:del w:id="17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CT_BaseMaterials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F17F46E" w14:textId="468FC786" w:rsidR="006041F2" w:rsidDel="00015253" w:rsidRDefault="006041F2">
      <w:pPr>
        <w:autoSpaceDE w:val="0"/>
        <w:autoSpaceDN w:val="0"/>
        <w:adjustRightInd w:val="0"/>
        <w:spacing w:after="0" w:line="240" w:lineRule="auto"/>
        <w:ind w:left="288"/>
        <w:rPr>
          <w:ins w:id="1753" w:author="Author"/>
          <w:del w:id="1754" w:author="Author"/>
          <w:rFonts w:ascii="Consolas" w:hAnsi="Consolas" w:cs="Consolas"/>
          <w:color w:val="000000"/>
          <w:sz w:val="19"/>
          <w:szCs w:val="19"/>
        </w:rPr>
        <w:pPrChange w:id="1755" w:author="Author">
          <w:pPr>
            <w:autoSpaceDE w:val="0"/>
            <w:autoSpaceDN w:val="0"/>
            <w:adjustRightInd w:val="0"/>
            <w:spacing w:after="0" w:line="240" w:lineRule="auto"/>
          </w:pPr>
        </w:pPrChange>
      </w:pPr>
      <w:ins w:id="1756" w:author="Author">
        <w:del w:id="17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550915BF" w14:textId="6243B282" w:rsidR="006041F2" w:rsidDel="00015253" w:rsidRDefault="006041F2">
      <w:pPr>
        <w:autoSpaceDE w:val="0"/>
        <w:autoSpaceDN w:val="0"/>
        <w:adjustRightInd w:val="0"/>
        <w:spacing w:after="0" w:line="240" w:lineRule="auto"/>
        <w:ind w:left="288"/>
        <w:rPr>
          <w:ins w:id="1758" w:author="Author"/>
          <w:del w:id="1759" w:author="Author"/>
          <w:rFonts w:ascii="Consolas" w:hAnsi="Consolas" w:cs="Consolas"/>
          <w:color w:val="000000"/>
          <w:sz w:val="19"/>
          <w:szCs w:val="19"/>
        </w:rPr>
        <w:pPrChange w:id="1760" w:author="Author">
          <w:pPr>
            <w:autoSpaceDE w:val="0"/>
            <w:autoSpaceDN w:val="0"/>
            <w:adjustRightInd w:val="0"/>
            <w:spacing w:after="0" w:line="240" w:lineRule="auto"/>
          </w:pPr>
        </w:pPrChange>
      </w:pPr>
      <w:ins w:id="1761" w:author="Author">
        <w:del w:id="17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base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8942EE8" w14:textId="162A1406" w:rsidR="006041F2" w:rsidDel="00015253" w:rsidRDefault="006041F2">
      <w:pPr>
        <w:autoSpaceDE w:val="0"/>
        <w:autoSpaceDN w:val="0"/>
        <w:adjustRightInd w:val="0"/>
        <w:spacing w:after="0" w:line="240" w:lineRule="auto"/>
        <w:ind w:left="288"/>
        <w:rPr>
          <w:ins w:id="1763" w:author="Author"/>
          <w:del w:id="1764" w:author="Author"/>
          <w:rFonts w:ascii="Consolas" w:hAnsi="Consolas" w:cs="Consolas"/>
          <w:color w:val="000000"/>
          <w:sz w:val="19"/>
          <w:szCs w:val="19"/>
        </w:rPr>
        <w:pPrChange w:id="1765" w:author="Author">
          <w:pPr>
            <w:autoSpaceDE w:val="0"/>
            <w:autoSpaceDN w:val="0"/>
            <w:adjustRightInd w:val="0"/>
            <w:spacing w:after="0" w:line="240" w:lineRule="auto"/>
          </w:pPr>
        </w:pPrChange>
      </w:pPr>
      <w:ins w:id="1766" w:author="Author">
        <w:del w:id="17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47D8510C" w14:textId="0D677085" w:rsidR="006041F2" w:rsidDel="00015253" w:rsidRDefault="006041F2">
      <w:pPr>
        <w:autoSpaceDE w:val="0"/>
        <w:autoSpaceDN w:val="0"/>
        <w:adjustRightInd w:val="0"/>
        <w:spacing w:after="0" w:line="240" w:lineRule="auto"/>
        <w:ind w:left="288"/>
        <w:rPr>
          <w:ins w:id="1768" w:author="Author"/>
          <w:del w:id="1769" w:author="Author"/>
          <w:rFonts w:ascii="Consolas" w:hAnsi="Consolas" w:cs="Consolas"/>
          <w:color w:val="000000"/>
          <w:sz w:val="19"/>
          <w:szCs w:val="19"/>
        </w:rPr>
        <w:pPrChange w:id="1770" w:author="Author">
          <w:pPr>
            <w:autoSpaceDE w:val="0"/>
            <w:autoSpaceDN w:val="0"/>
            <w:adjustRightInd w:val="0"/>
            <w:spacing w:after="0" w:line="240" w:lineRule="auto"/>
          </w:pPr>
        </w:pPrChange>
      </w:pPr>
      <w:ins w:id="1771" w:author="Author">
        <w:del w:id="177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0AA203C" w14:textId="4FA465BD" w:rsidR="006041F2" w:rsidDel="00015253" w:rsidRDefault="006041F2">
      <w:pPr>
        <w:autoSpaceDE w:val="0"/>
        <w:autoSpaceDN w:val="0"/>
        <w:adjustRightInd w:val="0"/>
        <w:spacing w:after="0" w:line="240" w:lineRule="auto"/>
        <w:ind w:left="288"/>
        <w:rPr>
          <w:ins w:id="1773" w:author="Author"/>
          <w:del w:id="1774" w:author="Author"/>
          <w:rFonts w:ascii="Consolas" w:hAnsi="Consolas" w:cs="Consolas"/>
          <w:color w:val="000000"/>
          <w:sz w:val="19"/>
          <w:szCs w:val="19"/>
        </w:rPr>
        <w:pPrChange w:id="1775" w:author="Author">
          <w:pPr>
            <w:autoSpaceDE w:val="0"/>
            <w:autoSpaceDN w:val="0"/>
            <w:adjustRightInd w:val="0"/>
            <w:spacing w:after="0" w:line="240" w:lineRule="auto"/>
          </w:pPr>
        </w:pPrChange>
      </w:pPr>
      <w:ins w:id="1776" w:author="Author">
        <w:del w:id="1777" w:author="Author">
          <w:r w:rsidDel="00015253">
            <w:rPr>
              <w:rFonts w:ascii="Consolas" w:hAnsi="Consolas" w:cs="Consolas"/>
              <w:color w:val="0000FF"/>
              <w:sz w:val="19"/>
              <w:szCs w:val="19"/>
            </w:rPr>
            <w:delText xml:space="preserve">  &lt;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A386B3" w14:textId="672775B2" w:rsidR="006041F2" w:rsidDel="00015253" w:rsidRDefault="006041F2">
      <w:pPr>
        <w:autoSpaceDE w:val="0"/>
        <w:autoSpaceDN w:val="0"/>
        <w:adjustRightInd w:val="0"/>
        <w:spacing w:after="0" w:line="240" w:lineRule="auto"/>
        <w:ind w:left="288"/>
        <w:rPr>
          <w:ins w:id="1778" w:author="Author"/>
          <w:del w:id="1779" w:author="Author"/>
          <w:rFonts w:ascii="Consolas" w:hAnsi="Consolas" w:cs="Consolas"/>
          <w:color w:val="000000"/>
          <w:sz w:val="19"/>
          <w:szCs w:val="19"/>
        </w:rPr>
        <w:pPrChange w:id="1780" w:author="Author">
          <w:pPr>
            <w:autoSpaceDE w:val="0"/>
            <w:autoSpaceDN w:val="0"/>
            <w:adjustRightInd w:val="0"/>
            <w:spacing w:after="0" w:line="240" w:lineRule="auto"/>
          </w:pPr>
        </w:pPrChange>
      </w:pPr>
      <w:ins w:id="1781" w:author="Author">
        <w:del w:id="17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01733FE5" w14:textId="72D61194" w:rsidR="006041F2" w:rsidDel="00015253" w:rsidRDefault="006041F2">
      <w:pPr>
        <w:autoSpaceDE w:val="0"/>
        <w:autoSpaceDN w:val="0"/>
        <w:adjustRightInd w:val="0"/>
        <w:spacing w:after="0" w:line="240" w:lineRule="auto"/>
        <w:ind w:left="288"/>
        <w:rPr>
          <w:ins w:id="1783" w:author="Author"/>
          <w:del w:id="1784" w:author="Author"/>
          <w:rFonts w:ascii="Consolas" w:hAnsi="Consolas" w:cs="Consolas"/>
          <w:color w:val="000000"/>
          <w:sz w:val="19"/>
          <w:szCs w:val="19"/>
        </w:rPr>
        <w:pPrChange w:id="1785" w:author="Author">
          <w:pPr>
            <w:autoSpaceDE w:val="0"/>
            <w:autoSpaceDN w:val="0"/>
            <w:adjustRightInd w:val="0"/>
            <w:spacing w:after="0" w:line="240" w:lineRule="auto"/>
          </w:pPr>
        </w:pPrChange>
      </w:pPr>
      <w:ins w:id="1786" w:author="Author">
        <w:del w:id="17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CT_Base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D66F6E1" w14:textId="0E23DCEB" w:rsidR="006041F2" w:rsidDel="00015253" w:rsidRDefault="006041F2">
      <w:pPr>
        <w:autoSpaceDE w:val="0"/>
        <w:autoSpaceDN w:val="0"/>
        <w:adjustRightInd w:val="0"/>
        <w:spacing w:after="0" w:line="240" w:lineRule="auto"/>
        <w:ind w:left="288"/>
        <w:rPr>
          <w:ins w:id="1788" w:author="Author"/>
          <w:del w:id="1789" w:author="Author"/>
          <w:rFonts w:ascii="Consolas" w:hAnsi="Consolas" w:cs="Consolas"/>
          <w:color w:val="000000"/>
          <w:sz w:val="19"/>
          <w:szCs w:val="19"/>
        </w:rPr>
        <w:pPrChange w:id="1790" w:author="Author">
          <w:pPr>
            <w:autoSpaceDE w:val="0"/>
            <w:autoSpaceDN w:val="0"/>
            <w:adjustRightInd w:val="0"/>
            <w:spacing w:after="0" w:line="240" w:lineRule="auto"/>
          </w:pPr>
        </w:pPrChange>
      </w:pPr>
      <w:ins w:id="1791" w:author="Author">
        <w:del w:id="179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name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219E28B" w14:textId="070BE458" w:rsidR="006041F2" w:rsidDel="00015253" w:rsidRDefault="006041F2">
      <w:pPr>
        <w:autoSpaceDE w:val="0"/>
        <w:autoSpaceDN w:val="0"/>
        <w:adjustRightInd w:val="0"/>
        <w:spacing w:after="0" w:line="240" w:lineRule="auto"/>
        <w:ind w:left="288"/>
        <w:rPr>
          <w:ins w:id="1793" w:author="Author"/>
          <w:del w:id="1794" w:author="Author"/>
          <w:rFonts w:ascii="Consolas" w:hAnsi="Consolas" w:cs="Consolas"/>
          <w:color w:val="000000"/>
          <w:sz w:val="19"/>
          <w:szCs w:val="19"/>
        </w:rPr>
        <w:pPrChange w:id="1795" w:author="Author">
          <w:pPr>
            <w:autoSpaceDE w:val="0"/>
            <w:autoSpaceDN w:val="0"/>
            <w:adjustRightInd w:val="0"/>
            <w:spacing w:after="0" w:line="240" w:lineRule="auto"/>
          </w:pPr>
        </w:pPrChange>
      </w:pPr>
      <w:ins w:id="1796" w:author="Author">
        <w:del w:id="17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displaycolor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ST_ColorValue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614B468" w14:textId="442E01AB" w:rsidR="006041F2" w:rsidDel="00015253" w:rsidRDefault="006041F2">
      <w:pPr>
        <w:autoSpaceDE w:val="0"/>
        <w:autoSpaceDN w:val="0"/>
        <w:adjustRightInd w:val="0"/>
        <w:spacing w:after="0" w:line="240" w:lineRule="auto"/>
        <w:ind w:left="288"/>
        <w:rPr>
          <w:ins w:id="1798" w:author="Author"/>
          <w:del w:id="1799" w:author="Author"/>
          <w:rFonts w:ascii="Consolas" w:hAnsi="Consolas" w:cs="Consolas"/>
          <w:color w:val="000000"/>
          <w:sz w:val="19"/>
          <w:szCs w:val="19"/>
        </w:rPr>
        <w:pPrChange w:id="1800" w:author="Author">
          <w:pPr>
            <w:autoSpaceDE w:val="0"/>
            <w:autoSpaceDN w:val="0"/>
            <w:adjustRightInd w:val="0"/>
            <w:spacing w:after="0" w:line="240" w:lineRule="auto"/>
          </w:pPr>
        </w:pPrChange>
      </w:pPr>
      <w:ins w:id="1801" w:author="Author">
        <w:del w:id="18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359BF52" w14:textId="25270BF5" w:rsidR="006041F2" w:rsidDel="00015253" w:rsidRDefault="006041F2">
      <w:pPr>
        <w:autoSpaceDE w:val="0"/>
        <w:autoSpaceDN w:val="0"/>
        <w:adjustRightInd w:val="0"/>
        <w:spacing w:after="0" w:line="240" w:lineRule="auto"/>
        <w:ind w:left="288"/>
        <w:rPr>
          <w:ins w:id="1803" w:author="Author"/>
          <w:del w:id="1804" w:author="Author"/>
          <w:rFonts w:ascii="Consolas" w:hAnsi="Consolas" w:cs="Consolas"/>
          <w:color w:val="000000"/>
          <w:sz w:val="19"/>
          <w:szCs w:val="19"/>
        </w:rPr>
        <w:pPrChange w:id="1805" w:author="Author">
          <w:pPr>
            <w:autoSpaceDE w:val="0"/>
            <w:autoSpaceDN w:val="0"/>
            <w:adjustRightInd w:val="0"/>
            <w:spacing w:after="0" w:line="240" w:lineRule="auto"/>
          </w:pPr>
        </w:pPrChange>
      </w:pPr>
      <w:ins w:id="1806" w:author="Author">
        <w:del w:id="180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250D4F7C" w14:textId="1AA2A689" w:rsidR="006041F2" w:rsidDel="00015253" w:rsidRDefault="006041F2">
      <w:pPr>
        <w:autoSpaceDE w:val="0"/>
        <w:autoSpaceDN w:val="0"/>
        <w:adjustRightInd w:val="0"/>
        <w:spacing w:after="0" w:line="240" w:lineRule="auto"/>
        <w:ind w:left="288"/>
        <w:rPr>
          <w:ins w:id="1808" w:author="Author"/>
          <w:del w:id="1809" w:author="Author"/>
          <w:rFonts w:ascii="Consolas" w:hAnsi="Consolas" w:cs="Consolas"/>
          <w:color w:val="000000"/>
          <w:sz w:val="19"/>
          <w:szCs w:val="19"/>
        </w:rPr>
        <w:pPrChange w:id="1810" w:author="Author">
          <w:pPr>
            <w:autoSpaceDE w:val="0"/>
            <w:autoSpaceDN w:val="0"/>
            <w:adjustRightInd w:val="0"/>
            <w:spacing w:after="0" w:line="240" w:lineRule="auto"/>
          </w:pPr>
        </w:pPrChange>
      </w:pPr>
      <w:ins w:id="1811" w:author="Author">
        <w:del w:id="18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AAEFF59" w14:textId="074AB0FC" w:rsidR="006041F2" w:rsidDel="00015253" w:rsidRDefault="006041F2">
      <w:pPr>
        <w:autoSpaceDE w:val="0"/>
        <w:autoSpaceDN w:val="0"/>
        <w:adjustRightInd w:val="0"/>
        <w:spacing w:after="0" w:line="240" w:lineRule="auto"/>
        <w:ind w:left="288"/>
        <w:rPr>
          <w:ins w:id="1813" w:author="Author"/>
          <w:del w:id="1814" w:author="Author"/>
          <w:rFonts w:ascii="Consolas" w:hAnsi="Consolas" w:cs="Consolas"/>
          <w:color w:val="000000"/>
          <w:sz w:val="19"/>
          <w:szCs w:val="19"/>
        </w:rPr>
        <w:pPrChange w:id="1815" w:author="Author">
          <w:pPr>
            <w:autoSpaceDE w:val="0"/>
            <w:autoSpaceDN w:val="0"/>
            <w:adjustRightInd w:val="0"/>
            <w:spacing w:after="0" w:line="240" w:lineRule="auto"/>
          </w:pPr>
        </w:pPrChange>
      </w:pPr>
      <w:ins w:id="1816" w:author="Author">
        <w:del w:id="181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7686AEC1" w14:textId="77FA8FAC" w:rsidR="006041F2" w:rsidDel="00015253" w:rsidRDefault="006041F2">
      <w:pPr>
        <w:autoSpaceDE w:val="0"/>
        <w:autoSpaceDN w:val="0"/>
        <w:adjustRightInd w:val="0"/>
        <w:spacing w:after="0" w:line="240" w:lineRule="auto"/>
        <w:ind w:left="288"/>
        <w:rPr>
          <w:ins w:id="1818" w:author="Author"/>
          <w:del w:id="1819" w:author="Author"/>
          <w:rFonts w:ascii="Consolas" w:hAnsi="Consolas" w:cs="Consolas"/>
          <w:color w:val="000000"/>
          <w:sz w:val="19"/>
          <w:szCs w:val="19"/>
        </w:rPr>
        <w:pPrChange w:id="1820" w:author="Author">
          <w:pPr>
            <w:autoSpaceDE w:val="0"/>
            <w:autoSpaceDN w:val="0"/>
            <w:adjustRightInd w:val="0"/>
            <w:spacing w:after="0" w:line="240" w:lineRule="auto"/>
          </w:pPr>
        </w:pPrChange>
      </w:pPr>
      <w:ins w:id="1821" w:author="Author">
        <w:del w:id="18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7EB0F83" w14:textId="456B6B6E" w:rsidR="006041F2" w:rsidDel="00015253" w:rsidRDefault="006041F2">
      <w:pPr>
        <w:autoSpaceDE w:val="0"/>
        <w:autoSpaceDN w:val="0"/>
        <w:adjustRightInd w:val="0"/>
        <w:spacing w:after="0" w:line="240" w:lineRule="auto"/>
        <w:ind w:left="288"/>
        <w:rPr>
          <w:ins w:id="1823" w:author="Author"/>
          <w:del w:id="1824" w:author="Author"/>
          <w:rFonts w:ascii="Consolas" w:hAnsi="Consolas" w:cs="Consolas"/>
          <w:color w:val="000000"/>
          <w:sz w:val="19"/>
          <w:szCs w:val="19"/>
        </w:rPr>
        <w:pPrChange w:id="1825" w:author="Author">
          <w:pPr>
            <w:autoSpaceDE w:val="0"/>
            <w:autoSpaceDN w:val="0"/>
            <w:adjustRightInd w:val="0"/>
            <w:spacing w:after="0" w:line="240" w:lineRule="auto"/>
          </w:pPr>
        </w:pPrChange>
      </w:pPr>
      <w:ins w:id="1826" w:author="Author">
        <w:del w:id="18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7FBECF8E" w14:textId="467BB239" w:rsidR="006041F2" w:rsidDel="00015253" w:rsidRDefault="006041F2">
      <w:pPr>
        <w:autoSpaceDE w:val="0"/>
        <w:autoSpaceDN w:val="0"/>
        <w:adjustRightInd w:val="0"/>
        <w:spacing w:after="0" w:line="240" w:lineRule="auto"/>
        <w:ind w:left="288"/>
        <w:rPr>
          <w:ins w:id="1828" w:author="Author"/>
          <w:del w:id="1829" w:author="Author"/>
          <w:rFonts w:ascii="Consolas" w:hAnsi="Consolas" w:cs="Consolas"/>
          <w:color w:val="000000"/>
          <w:sz w:val="19"/>
          <w:szCs w:val="19"/>
        </w:rPr>
        <w:pPrChange w:id="1830" w:author="Author">
          <w:pPr>
            <w:autoSpaceDE w:val="0"/>
            <w:autoSpaceDN w:val="0"/>
            <w:adjustRightInd w:val="0"/>
            <w:spacing w:after="0" w:line="240" w:lineRule="auto"/>
          </w:pPr>
        </w:pPrChange>
      </w:pPr>
      <w:ins w:id="1831" w:author="Author">
        <w:del w:id="18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562D78EA" w14:textId="3292D7E6" w:rsidR="006041F2" w:rsidDel="00015253" w:rsidRDefault="006041F2">
      <w:pPr>
        <w:autoSpaceDE w:val="0"/>
        <w:autoSpaceDN w:val="0"/>
        <w:adjustRightInd w:val="0"/>
        <w:spacing w:after="0" w:line="240" w:lineRule="auto"/>
        <w:ind w:left="288"/>
        <w:rPr>
          <w:ins w:id="1833" w:author="Author"/>
          <w:del w:id="1834" w:author="Author"/>
          <w:rFonts w:ascii="Consolas" w:hAnsi="Consolas" w:cs="Consolas"/>
          <w:color w:val="000000"/>
          <w:sz w:val="19"/>
          <w:szCs w:val="19"/>
        </w:rPr>
        <w:pPrChange w:id="1835" w:author="Author">
          <w:pPr>
            <w:autoSpaceDE w:val="0"/>
            <w:autoSpaceDN w:val="0"/>
            <w:adjustRightInd w:val="0"/>
            <w:spacing w:after="0" w:line="240" w:lineRule="auto"/>
          </w:pPr>
        </w:pPrChange>
      </w:pPr>
      <w:ins w:id="1836" w:author="Author">
        <w:del w:id="18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CT_Object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848C70" w14:textId="4C1AF89D" w:rsidR="006041F2" w:rsidDel="00015253" w:rsidRDefault="006041F2">
      <w:pPr>
        <w:autoSpaceDE w:val="0"/>
        <w:autoSpaceDN w:val="0"/>
        <w:adjustRightInd w:val="0"/>
        <w:spacing w:after="0" w:line="240" w:lineRule="auto"/>
        <w:ind w:left="288"/>
        <w:rPr>
          <w:ins w:id="1838" w:author="Author"/>
          <w:del w:id="1839" w:author="Author"/>
          <w:rFonts w:ascii="Consolas" w:hAnsi="Consolas" w:cs="Consolas"/>
          <w:color w:val="000000"/>
          <w:sz w:val="19"/>
          <w:szCs w:val="19"/>
        </w:rPr>
        <w:pPrChange w:id="1840" w:author="Author">
          <w:pPr>
            <w:autoSpaceDE w:val="0"/>
            <w:autoSpaceDN w:val="0"/>
            <w:adjustRightInd w:val="0"/>
            <w:spacing w:after="0" w:line="240" w:lineRule="auto"/>
          </w:pPr>
        </w:pPrChange>
      </w:pPr>
      <w:ins w:id="1841" w:author="Author">
        <w:del w:id="18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5D0C7FF3" w14:textId="4D2E11C3" w:rsidR="006041F2" w:rsidDel="00015253" w:rsidRDefault="006041F2">
      <w:pPr>
        <w:autoSpaceDE w:val="0"/>
        <w:autoSpaceDN w:val="0"/>
        <w:adjustRightInd w:val="0"/>
        <w:spacing w:after="0" w:line="240" w:lineRule="auto"/>
        <w:ind w:left="288"/>
        <w:rPr>
          <w:ins w:id="1843" w:author="Author"/>
          <w:del w:id="1844" w:author="Author"/>
          <w:rFonts w:ascii="Consolas" w:hAnsi="Consolas" w:cs="Consolas"/>
          <w:color w:val="000000"/>
          <w:sz w:val="19"/>
          <w:szCs w:val="19"/>
        </w:rPr>
        <w:pPrChange w:id="1845" w:author="Author">
          <w:pPr>
            <w:autoSpaceDE w:val="0"/>
            <w:autoSpaceDN w:val="0"/>
            <w:adjustRightInd w:val="0"/>
            <w:spacing w:after="0" w:line="240" w:lineRule="auto"/>
          </w:pPr>
        </w:pPrChange>
      </w:pPr>
      <w:ins w:id="1846" w:author="Author">
        <w:del w:id="18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3957042" w14:textId="08039B26" w:rsidR="006041F2" w:rsidDel="00015253" w:rsidRDefault="006041F2">
      <w:pPr>
        <w:autoSpaceDE w:val="0"/>
        <w:autoSpaceDN w:val="0"/>
        <w:adjustRightInd w:val="0"/>
        <w:spacing w:after="0" w:line="240" w:lineRule="auto"/>
        <w:ind w:left="288"/>
        <w:rPr>
          <w:ins w:id="1848" w:author="Author"/>
          <w:del w:id="1849" w:author="Author"/>
          <w:rFonts w:ascii="Consolas" w:hAnsi="Consolas" w:cs="Consolas"/>
          <w:color w:val="000000"/>
          <w:sz w:val="19"/>
          <w:szCs w:val="19"/>
        </w:rPr>
        <w:pPrChange w:id="1850" w:author="Author">
          <w:pPr>
            <w:autoSpaceDE w:val="0"/>
            <w:autoSpaceDN w:val="0"/>
            <w:adjustRightInd w:val="0"/>
            <w:spacing w:after="0" w:line="240" w:lineRule="auto"/>
          </w:pPr>
        </w:pPrChange>
      </w:pPr>
      <w:ins w:id="1851" w:author="Author">
        <w:del w:id="18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xs:choice</w:delText>
          </w:r>
          <w:r w:rsidDel="00015253">
            <w:rPr>
              <w:rFonts w:ascii="Consolas" w:hAnsi="Consolas" w:cs="Consolas"/>
              <w:color w:val="0000FF"/>
              <w:sz w:val="19"/>
              <w:szCs w:val="19"/>
            </w:rPr>
            <w:delText>&gt;</w:delText>
          </w:r>
        </w:del>
      </w:ins>
    </w:p>
    <w:p w14:paraId="57006BCB" w14:textId="26F28D08" w:rsidR="006041F2" w:rsidDel="00015253" w:rsidRDefault="006041F2">
      <w:pPr>
        <w:autoSpaceDE w:val="0"/>
        <w:autoSpaceDN w:val="0"/>
        <w:adjustRightInd w:val="0"/>
        <w:spacing w:after="0" w:line="240" w:lineRule="auto"/>
        <w:ind w:left="288"/>
        <w:rPr>
          <w:ins w:id="1853" w:author="Author"/>
          <w:del w:id="1854" w:author="Author"/>
          <w:rFonts w:ascii="Consolas" w:hAnsi="Consolas" w:cs="Consolas"/>
          <w:color w:val="000000"/>
          <w:sz w:val="19"/>
          <w:szCs w:val="19"/>
        </w:rPr>
        <w:pPrChange w:id="1855" w:author="Author">
          <w:pPr>
            <w:autoSpaceDE w:val="0"/>
            <w:autoSpaceDN w:val="0"/>
            <w:adjustRightInd w:val="0"/>
            <w:spacing w:after="0" w:line="240" w:lineRule="auto"/>
          </w:pPr>
        </w:pPrChange>
      </w:pPr>
      <w:ins w:id="1856" w:author="Author">
        <w:del w:id="18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mesh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6342017" w14:textId="181A6BC4" w:rsidR="006041F2" w:rsidDel="00015253" w:rsidRDefault="006041F2">
      <w:pPr>
        <w:autoSpaceDE w:val="0"/>
        <w:autoSpaceDN w:val="0"/>
        <w:adjustRightInd w:val="0"/>
        <w:spacing w:after="0" w:line="240" w:lineRule="auto"/>
        <w:ind w:left="288"/>
        <w:rPr>
          <w:ins w:id="1858" w:author="Author"/>
          <w:del w:id="1859" w:author="Author"/>
          <w:rFonts w:ascii="Consolas" w:hAnsi="Consolas" w:cs="Consolas"/>
          <w:color w:val="000000"/>
          <w:sz w:val="19"/>
          <w:szCs w:val="19"/>
        </w:rPr>
        <w:pPrChange w:id="1860" w:author="Author">
          <w:pPr>
            <w:autoSpaceDE w:val="0"/>
            <w:autoSpaceDN w:val="0"/>
            <w:adjustRightInd w:val="0"/>
            <w:spacing w:after="0" w:line="240" w:lineRule="auto"/>
          </w:pPr>
        </w:pPrChange>
      </w:pPr>
      <w:ins w:id="1861" w:author="Author">
        <w:del w:id="18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components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8BFE7EC" w14:textId="26A10E40" w:rsidR="006041F2" w:rsidDel="00015253" w:rsidRDefault="006041F2">
      <w:pPr>
        <w:autoSpaceDE w:val="0"/>
        <w:autoSpaceDN w:val="0"/>
        <w:adjustRightInd w:val="0"/>
        <w:spacing w:after="0" w:line="240" w:lineRule="auto"/>
        <w:ind w:left="288"/>
        <w:rPr>
          <w:ins w:id="1863" w:author="Author"/>
          <w:del w:id="1864" w:author="Author"/>
          <w:rFonts w:ascii="Consolas" w:hAnsi="Consolas" w:cs="Consolas"/>
          <w:color w:val="000000"/>
          <w:sz w:val="19"/>
          <w:szCs w:val="19"/>
        </w:rPr>
        <w:pPrChange w:id="1865" w:author="Author">
          <w:pPr>
            <w:autoSpaceDE w:val="0"/>
            <w:autoSpaceDN w:val="0"/>
            <w:adjustRightInd w:val="0"/>
            <w:spacing w:after="0" w:line="240" w:lineRule="auto"/>
          </w:pPr>
        </w:pPrChange>
      </w:pPr>
      <w:ins w:id="1866" w:author="Author">
        <w:del w:id="18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xs:choice</w:delText>
          </w:r>
          <w:r w:rsidDel="00015253">
            <w:rPr>
              <w:rFonts w:ascii="Consolas" w:hAnsi="Consolas" w:cs="Consolas"/>
              <w:color w:val="0000FF"/>
              <w:sz w:val="19"/>
              <w:szCs w:val="19"/>
            </w:rPr>
            <w:delText>&gt;</w:delText>
          </w:r>
        </w:del>
      </w:ins>
    </w:p>
    <w:p w14:paraId="55313335" w14:textId="71B65A54" w:rsidR="006041F2" w:rsidDel="00015253" w:rsidRDefault="006041F2">
      <w:pPr>
        <w:autoSpaceDE w:val="0"/>
        <w:autoSpaceDN w:val="0"/>
        <w:adjustRightInd w:val="0"/>
        <w:spacing w:after="0" w:line="240" w:lineRule="auto"/>
        <w:ind w:left="288"/>
        <w:rPr>
          <w:ins w:id="1868" w:author="Author"/>
          <w:del w:id="1869" w:author="Author"/>
          <w:rFonts w:ascii="Consolas" w:hAnsi="Consolas" w:cs="Consolas"/>
          <w:color w:val="000000"/>
          <w:sz w:val="19"/>
          <w:szCs w:val="19"/>
        </w:rPr>
        <w:pPrChange w:id="1870" w:author="Author">
          <w:pPr>
            <w:autoSpaceDE w:val="0"/>
            <w:autoSpaceDN w:val="0"/>
            <w:adjustRightInd w:val="0"/>
            <w:spacing w:after="0" w:line="240" w:lineRule="auto"/>
          </w:pPr>
        </w:pPrChange>
      </w:pPr>
      <w:ins w:id="1871" w:author="Author">
        <w:del w:id="187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5B86565D" w14:textId="0871F521" w:rsidR="006041F2" w:rsidDel="00015253" w:rsidRDefault="006041F2">
      <w:pPr>
        <w:autoSpaceDE w:val="0"/>
        <w:autoSpaceDN w:val="0"/>
        <w:adjustRightInd w:val="0"/>
        <w:spacing w:after="0" w:line="240" w:lineRule="auto"/>
        <w:ind w:left="288"/>
        <w:rPr>
          <w:ins w:id="1873" w:author="Author"/>
          <w:del w:id="1874" w:author="Author"/>
          <w:rFonts w:ascii="Consolas" w:hAnsi="Consolas" w:cs="Consolas"/>
          <w:color w:val="000000"/>
          <w:sz w:val="19"/>
          <w:szCs w:val="19"/>
        </w:rPr>
        <w:pPrChange w:id="1875" w:author="Author">
          <w:pPr>
            <w:autoSpaceDE w:val="0"/>
            <w:autoSpaceDN w:val="0"/>
            <w:adjustRightInd w:val="0"/>
            <w:spacing w:after="0" w:line="240" w:lineRule="auto"/>
          </w:pPr>
        </w:pPrChange>
      </w:pPr>
      <w:ins w:id="1876" w:author="Author">
        <w:del w:id="187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BAC0D05" w14:textId="7694FE17" w:rsidR="006041F2" w:rsidDel="00015253" w:rsidRDefault="006041F2">
      <w:pPr>
        <w:autoSpaceDE w:val="0"/>
        <w:autoSpaceDN w:val="0"/>
        <w:adjustRightInd w:val="0"/>
        <w:spacing w:after="0" w:line="240" w:lineRule="auto"/>
        <w:ind w:left="288"/>
        <w:rPr>
          <w:ins w:id="1878" w:author="Author"/>
          <w:del w:id="1879" w:author="Author"/>
          <w:rFonts w:ascii="Consolas" w:hAnsi="Consolas" w:cs="Consolas"/>
          <w:color w:val="000000"/>
          <w:sz w:val="19"/>
          <w:szCs w:val="19"/>
        </w:rPr>
        <w:pPrChange w:id="1880" w:author="Author">
          <w:pPr>
            <w:autoSpaceDE w:val="0"/>
            <w:autoSpaceDN w:val="0"/>
            <w:adjustRightInd w:val="0"/>
            <w:spacing w:after="0" w:line="240" w:lineRule="auto"/>
          </w:pPr>
        </w:pPrChange>
      </w:pPr>
      <w:ins w:id="1881" w:author="Author">
        <w:del w:id="18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type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ST_ObjectType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27C4D7D" w14:textId="425BA7B0" w:rsidR="006041F2" w:rsidDel="00015253" w:rsidRDefault="006041F2">
      <w:pPr>
        <w:autoSpaceDE w:val="0"/>
        <w:autoSpaceDN w:val="0"/>
        <w:adjustRightInd w:val="0"/>
        <w:spacing w:after="0" w:line="240" w:lineRule="auto"/>
        <w:ind w:left="288"/>
        <w:rPr>
          <w:ins w:id="1883" w:author="Author"/>
          <w:del w:id="1884" w:author="Author"/>
          <w:rFonts w:ascii="Consolas" w:hAnsi="Consolas" w:cs="Consolas"/>
          <w:color w:val="000000"/>
          <w:sz w:val="19"/>
          <w:szCs w:val="19"/>
        </w:rPr>
        <w:pPrChange w:id="1885" w:author="Author">
          <w:pPr>
            <w:autoSpaceDE w:val="0"/>
            <w:autoSpaceDN w:val="0"/>
            <w:adjustRightInd w:val="0"/>
            <w:spacing w:after="0" w:line="240" w:lineRule="auto"/>
          </w:pPr>
        </w:pPrChange>
      </w:pPr>
      <w:ins w:id="1886" w:author="Author">
        <w:del w:id="18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thumbnail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ST_UriReference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5B571A1" w14:textId="0E28E043" w:rsidR="006041F2" w:rsidDel="00015253" w:rsidRDefault="006041F2">
      <w:pPr>
        <w:autoSpaceDE w:val="0"/>
        <w:autoSpaceDN w:val="0"/>
        <w:adjustRightInd w:val="0"/>
        <w:spacing w:after="0" w:line="240" w:lineRule="auto"/>
        <w:ind w:left="288"/>
        <w:rPr>
          <w:ins w:id="1888" w:author="Author"/>
          <w:del w:id="1889" w:author="Author"/>
          <w:rFonts w:ascii="Consolas" w:hAnsi="Consolas" w:cs="Consolas"/>
          <w:color w:val="000000"/>
          <w:sz w:val="19"/>
          <w:szCs w:val="19"/>
        </w:rPr>
        <w:pPrChange w:id="1890" w:author="Author">
          <w:pPr>
            <w:autoSpaceDE w:val="0"/>
            <w:autoSpaceDN w:val="0"/>
            <w:adjustRightInd w:val="0"/>
            <w:spacing w:after="0" w:line="240" w:lineRule="auto"/>
          </w:pPr>
        </w:pPrChange>
      </w:pPr>
      <w:ins w:id="1891" w:author="Author">
        <w:del w:id="1892" w:author="Author">
          <w:r w:rsidDel="00015253">
            <w:rPr>
              <w:rFonts w:ascii="Consolas" w:hAnsi="Consolas" w:cs="Consolas"/>
              <w:color w:val="0000FF"/>
              <w:sz w:val="19"/>
              <w:szCs w:val="19"/>
            </w:rPr>
            <w:lastRenderedPageBreak/>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partnumber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CD4F052" w14:textId="207FB504" w:rsidR="006041F2" w:rsidDel="00015253" w:rsidRDefault="006041F2">
      <w:pPr>
        <w:autoSpaceDE w:val="0"/>
        <w:autoSpaceDN w:val="0"/>
        <w:adjustRightInd w:val="0"/>
        <w:spacing w:after="0" w:line="240" w:lineRule="auto"/>
        <w:ind w:left="288"/>
        <w:rPr>
          <w:ins w:id="1893" w:author="Author"/>
          <w:del w:id="1894" w:author="Author"/>
          <w:rFonts w:ascii="Consolas" w:hAnsi="Consolas" w:cs="Consolas"/>
          <w:color w:val="000000"/>
          <w:sz w:val="19"/>
          <w:szCs w:val="19"/>
        </w:rPr>
        <w:pPrChange w:id="1895" w:author="Author">
          <w:pPr>
            <w:autoSpaceDE w:val="0"/>
            <w:autoSpaceDN w:val="0"/>
            <w:adjustRightInd w:val="0"/>
            <w:spacing w:after="0" w:line="240" w:lineRule="auto"/>
          </w:pPr>
        </w:pPrChange>
      </w:pPr>
      <w:ins w:id="1896" w:author="Author">
        <w:del w:id="18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name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0147AE4" w14:textId="3B09408E" w:rsidR="006041F2" w:rsidDel="00015253" w:rsidRDefault="006041F2">
      <w:pPr>
        <w:autoSpaceDE w:val="0"/>
        <w:autoSpaceDN w:val="0"/>
        <w:adjustRightInd w:val="0"/>
        <w:spacing w:after="0" w:line="240" w:lineRule="auto"/>
        <w:ind w:left="288"/>
        <w:rPr>
          <w:ins w:id="1898" w:author="Author"/>
          <w:del w:id="1899" w:author="Author"/>
          <w:rFonts w:ascii="Consolas" w:hAnsi="Consolas" w:cs="Consolas"/>
          <w:color w:val="000000"/>
          <w:sz w:val="19"/>
          <w:szCs w:val="19"/>
        </w:rPr>
        <w:pPrChange w:id="1900" w:author="Author">
          <w:pPr>
            <w:autoSpaceDE w:val="0"/>
            <w:autoSpaceDN w:val="0"/>
            <w:adjustRightInd w:val="0"/>
            <w:spacing w:after="0" w:line="240" w:lineRule="auto"/>
          </w:pPr>
        </w:pPrChange>
      </w:pPr>
      <w:ins w:id="1901" w:author="Author">
        <w:del w:id="19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CBB5577" w14:textId="00F7BA7E" w:rsidR="006041F2" w:rsidDel="00015253" w:rsidRDefault="006041F2">
      <w:pPr>
        <w:autoSpaceDE w:val="0"/>
        <w:autoSpaceDN w:val="0"/>
        <w:adjustRightInd w:val="0"/>
        <w:spacing w:after="0" w:line="240" w:lineRule="auto"/>
        <w:ind w:left="288"/>
        <w:rPr>
          <w:ins w:id="1903" w:author="Author"/>
          <w:del w:id="1904" w:author="Author"/>
          <w:rFonts w:ascii="Consolas" w:hAnsi="Consolas" w:cs="Consolas"/>
          <w:color w:val="000000"/>
          <w:sz w:val="19"/>
          <w:szCs w:val="19"/>
        </w:rPr>
        <w:pPrChange w:id="1905" w:author="Author">
          <w:pPr>
            <w:autoSpaceDE w:val="0"/>
            <w:autoSpaceDN w:val="0"/>
            <w:adjustRightInd w:val="0"/>
            <w:spacing w:after="0" w:line="240" w:lineRule="auto"/>
          </w:pPr>
        </w:pPrChange>
      </w:pPr>
      <w:ins w:id="1906" w:author="Author">
        <w:del w:id="190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9CAB1DC" w14:textId="02AE1843" w:rsidR="006041F2" w:rsidDel="00015253" w:rsidRDefault="006041F2">
      <w:pPr>
        <w:autoSpaceDE w:val="0"/>
        <w:autoSpaceDN w:val="0"/>
        <w:adjustRightInd w:val="0"/>
        <w:spacing w:after="0" w:line="240" w:lineRule="auto"/>
        <w:ind w:left="288"/>
        <w:rPr>
          <w:ins w:id="1908" w:author="Author"/>
          <w:del w:id="1909" w:author="Author"/>
          <w:rFonts w:ascii="Consolas" w:hAnsi="Consolas" w:cs="Consolas"/>
          <w:color w:val="000000"/>
          <w:sz w:val="19"/>
          <w:szCs w:val="19"/>
        </w:rPr>
        <w:pPrChange w:id="1910" w:author="Author">
          <w:pPr>
            <w:autoSpaceDE w:val="0"/>
            <w:autoSpaceDN w:val="0"/>
            <w:adjustRightInd w:val="0"/>
            <w:spacing w:after="0" w:line="240" w:lineRule="auto"/>
          </w:pPr>
        </w:pPrChange>
      </w:pPr>
      <w:ins w:id="1911" w:author="Author">
        <w:del w:id="19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0163A09" w14:textId="3822922E" w:rsidR="006041F2" w:rsidDel="00015253" w:rsidRDefault="006041F2">
      <w:pPr>
        <w:autoSpaceDE w:val="0"/>
        <w:autoSpaceDN w:val="0"/>
        <w:adjustRightInd w:val="0"/>
        <w:spacing w:after="0" w:line="240" w:lineRule="auto"/>
        <w:ind w:left="288"/>
        <w:rPr>
          <w:ins w:id="1913" w:author="Author"/>
          <w:del w:id="1914" w:author="Author"/>
          <w:rFonts w:ascii="Consolas" w:hAnsi="Consolas" w:cs="Consolas"/>
          <w:color w:val="000000"/>
          <w:sz w:val="19"/>
          <w:szCs w:val="19"/>
        </w:rPr>
        <w:pPrChange w:id="1915" w:author="Author">
          <w:pPr>
            <w:autoSpaceDE w:val="0"/>
            <w:autoSpaceDN w:val="0"/>
            <w:adjustRightInd w:val="0"/>
            <w:spacing w:after="0" w:line="240" w:lineRule="auto"/>
          </w:pPr>
        </w:pPrChange>
      </w:pPr>
      <w:ins w:id="1916" w:author="Author">
        <w:del w:id="191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0FBD4171" w14:textId="45D6DA15" w:rsidR="006041F2" w:rsidDel="00015253" w:rsidRDefault="006041F2">
      <w:pPr>
        <w:autoSpaceDE w:val="0"/>
        <w:autoSpaceDN w:val="0"/>
        <w:adjustRightInd w:val="0"/>
        <w:spacing w:after="0" w:line="240" w:lineRule="auto"/>
        <w:ind w:left="288"/>
        <w:rPr>
          <w:ins w:id="1918" w:author="Author"/>
          <w:del w:id="1919" w:author="Author"/>
          <w:rFonts w:ascii="Consolas" w:hAnsi="Consolas" w:cs="Consolas"/>
          <w:color w:val="000000"/>
          <w:sz w:val="19"/>
          <w:szCs w:val="19"/>
        </w:rPr>
        <w:pPrChange w:id="1920" w:author="Author">
          <w:pPr>
            <w:autoSpaceDE w:val="0"/>
            <w:autoSpaceDN w:val="0"/>
            <w:adjustRightInd w:val="0"/>
            <w:spacing w:after="0" w:line="240" w:lineRule="auto"/>
          </w:pPr>
        </w:pPrChange>
      </w:pPr>
      <w:ins w:id="1921" w:author="Author">
        <w:del w:id="19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CT_Mesh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A843B2E" w14:textId="0F6926EE" w:rsidR="006041F2" w:rsidDel="00015253" w:rsidRDefault="006041F2">
      <w:pPr>
        <w:autoSpaceDE w:val="0"/>
        <w:autoSpaceDN w:val="0"/>
        <w:adjustRightInd w:val="0"/>
        <w:spacing w:after="0" w:line="240" w:lineRule="auto"/>
        <w:ind w:left="288"/>
        <w:rPr>
          <w:ins w:id="1923" w:author="Author"/>
          <w:del w:id="1924" w:author="Author"/>
          <w:rFonts w:ascii="Consolas" w:hAnsi="Consolas" w:cs="Consolas"/>
          <w:color w:val="000000"/>
          <w:sz w:val="19"/>
          <w:szCs w:val="19"/>
        </w:rPr>
        <w:pPrChange w:id="1925" w:author="Author">
          <w:pPr>
            <w:autoSpaceDE w:val="0"/>
            <w:autoSpaceDN w:val="0"/>
            <w:adjustRightInd w:val="0"/>
            <w:spacing w:after="0" w:line="240" w:lineRule="auto"/>
          </w:pPr>
        </w:pPrChange>
      </w:pPr>
      <w:ins w:id="1926" w:author="Author">
        <w:del w:id="19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6DDF3737" w14:textId="5B8D319B" w:rsidR="006041F2" w:rsidDel="00015253" w:rsidRDefault="006041F2">
      <w:pPr>
        <w:autoSpaceDE w:val="0"/>
        <w:autoSpaceDN w:val="0"/>
        <w:adjustRightInd w:val="0"/>
        <w:spacing w:after="0" w:line="240" w:lineRule="auto"/>
        <w:ind w:left="288"/>
        <w:rPr>
          <w:ins w:id="1928" w:author="Author"/>
          <w:del w:id="1929" w:author="Author"/>
          <w:rFonts w:ascii="Consolas" w:hAnsi="Consolas" w:cs="Consolas"/>
          <w:color w:val="000000"/>
          <w:sz w:val="19"/>
          <w:szCs w:val="19"/>
        </w:rPr>
        <w:pPrChange w:id="1930" w:author="Author">
          <w:pPr>
            <w:autoSpaceDE w:val="0"/>
            <w:autoSpaceDN w:val="0"/>
            <w:adjustRightInd w:val="0"/>
            <w:spacing w:after="0" w:line="240" w:lineRule="auto"/>
          </w:pPr>
        </w:pPrChange>
      </w:pPr>
      <w:ins w:id="1931" w:author="Author">
        <w:del w:id="19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vertices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7561B37" w14:textId="260B57C9" w:rsidR="006041F2" w:rsidDel="00015253" w:rsidRDefault="006041F2">
      <w:pPr>
        <w:autoSpaceDE w:val="0"/>
        <w:autoSpaceDN w:val="0"/>
        <w:adjustRightInd w:val="0"/>
        <w:spacing w:after="0" w:line="240" w:lineRule="auto"/>
        <w:ind w:left="288"/>
        <w:rPr>
          <w:ins w:id="1933" w:author="Author"/>
          <w:del w:id="1934" w:author="Author"/>
          <w:rFonts w:ascii="Consolas" w:hAnsi="Consolas" w:cs="Consolas"/>
          <w:color w:val="000000"/>
          <w:sz w:val="19"/>
          <w:szCs w:val="19"/>
        </w:rPr>
        <w:pPrChange w:id="1935" w:author="Author">
          <w:pPr>
            <w:autoSpaceDE w:val="0"/>
            <w:autoSpaceDN w:val="0"/>
            <w:adjustRightInd w:val="0"/>
            <w:spacing w:after="0" w:line="240" w:lineRule="auto"/>
          </w:pPr>
        </w:pPrChange>
      </w:pPr>
      <w:ins w:id="1936" w:author="Author">
        <w:del w:id="19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triangles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D5EC58E" w14:textId="31742796" w:rsidR="006041F2" w:rsidDel="00015253" w:rsidRDefault="006041F2">
      <w:pPr>
        <w:autoSpaceDE w:val="0"/>
        <w:autoSpaceDN w:val="0"/>
        <w:adjustRightInd w:val="0"/>
        <w:spacing w:after="0" w:line="240" w:lineRule="auto"/>
        <w:ind w:left="288"/>
        <w:rPr>
          <w:ins w:id="1938" w:author="Author"/>
          <w:del w:id="1939" w:author="Author"/>
          <w:rFonts w:ascii="Consolas" w:hAnsi="Consolas" w:cs="Consolas"/>
          <w:color w:val="000000"/>
          <w:sz w:val="19"/>
          <w:szCs w:val="19"/>
        </w:rPr>
        <w:pPrChange w:id="1940" w:author="Author">
          <w:pPr>
            <w:autoSpaceDE w:val="0"/>
            <w:autoSpaceDN w:val="0"/>
            <w:adjustRightInd w:val="0"/>
            <w:spacing w:after="0" w:line="240" w:lineRule="auto"/>
          </w:pPr>
        </w:pPrChange>
      </w:pPr>
      <w:ins w:id="1941" w:author="Author">
        <w:del w:id="19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7CD9162" w14:textId="7EDBD265" w:rsidR="006041F2" w:rsidDel="00015253" w:rsidRDefault="006041F2">
      <w:pPr>
        <w:autoSpaceDE w:val="0"/>
        <w:autoSpaceDN w:val="0"/>
        <w:adjustRightInd w:val="0"/>
        <w:spacing w:after="0" w:line="240" w:lineRule="auto"/>
        <w:ind w:left="288"/>
        <w:rPr>
          <w:ins w:id="1943" w:author="Author"/>
          <w:del w:id="1944" w:author="Author"/>
          <w:rFonts w:ascii="Consolas" w:hAnsi="Consolas" w:cs="Consolas"/>
          <w:color w:val="000000"/>
          <w:sz w:val="19"/>
          <w:szCs w:val="19"/>
        </w:rPr>
        <w:pPrChange w:id="1945" w:author="Author">
          <w:pPr>
            <w:autoSpaceDE w:val="0"/>
            <w:autoSpaceDN w:val="0"/>
            <w:adjustRightInd w:val="0"/>
            <w:spacing w:after="0" w:line="240" w:lineRule="auto"/>
          </w:pPr>
        </w:pPrChange>
      </w:pPr>
      <w:ins w:id="1946" w:author="Author">
        <w:del w:id="19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144F2A4E" w14:textId="4313E1CC" w:rsidR="006041F2" w:rsidDel="00015253" w:rsidRDefault="006041F2">
      <w:pPr>
        <w:autoSpaceDE w:val="0"/>
        <w:autoSpaceDN w:val="0"/>
        <w:adjustRightInd w:val="0"/>
        <w:spacing w:after="0" w:line="240" w:lineRule="auto"/>
        <w:ind w:left="288"/>
        <w:rPr>
          <w:ins w:id="1948" w:author="Author"/>
          <w:del w:id="1949" w:author="Author"/>
          <w:rFonts w:ascii="Consolas" w:hAnsi="Consolas" w:cs="Consolas"/>
          <w:color w:val="000000"/>
          <w:sz w:val="19"/>
          <w:szCs w:val="19"/>
        </w:rPr>
        <w:pPrChange w:id="1950" w:author="Author">
          <w:pPr>
            <w:autoSpaceDE w:val="0"/>
            <w:autoSpaceDN w:val="0"/>
            <w:adjustRightInd w:val="0"/>
            <w:spacing w:after="0" w:line="240" w:lineRule="auto"/>
          </w:pPr>
        </w:pPrChange>
      </w:pPr>
      <w:ins w:id="1951" w:author="Author">
        <w:del w:id="19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3C16B3AD" w14:textId="0DCE4EC0" w:rsidR="006041F2" w:rsidDel="00015253" w:rsidRDefault="006041F2">
      <w:pPr>
        <w:autoSpaceDE w:val="0"/>
        <w:autoSpaceDN w:val="0"/>
        <w:adjustRightInd w:val="0"/>
        <w:spacing w:after="0" w:line="240" w:lineRule="auto"/>
        <w:ind w:left="288"/>
        <w:rPr>
          <w:ins w:id="1953" w:author="Author"/>
          <w:del w:id="1954" w:author="Author"/>
          <w:rFonts w:ascii="Consolas" w:hAnsi="Consolas" w:cs="Consolas"/>
          <w:color w:val="000000"/>
          <w:sz w:val="19"/>
          <w:szCs w:val="19"/>
        </w:rPr>
        <w:pPrChange w:id="1955" w:author="Author">
          <w:pPr>
            <w:autoSpaceDE w:val="0"/>
            <w:autoSpaceDN w:val="0"/>
            <w:adjustRightInd w:val="0"/>
            <w:spacing w:after="0" w:line="240" w:lineRule="auto"/>
          </w:pPr>
        </w:pPrChange>
      </w:pPr>
      <w:ins w:id="1956" w:author="Author">
        <w:del w:id="19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CT_Vertices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DF7B64F" w14:textId="359E0C74" w:rsidR="006041F2" w:rsidDel="00015253" w:rsidRDefault="006041F2">
      <w:pPr>
        <w:autoSpaceDE w:val="0"/>
        <w:autoSpaceDN w:val="0"/>
        <w:adjustRightInd w:val="0"/>
        <w:spacing w:after="0" w:line="240" w:lineRule="auto"/>
        <w:ind w:left="288"/>
        <w:rPr>
          <w:ins w:id="1958" w:author="Author"/>
          <w:del w:id="1959" w:author="Author"/>
          <w:rFonts w:ascii="Consolas" w:hAnsi="Consolas" w:cs="Consolas"/>
          <w:color w:val="000000"/>
          <w:sz w:val="19"/>
          <w:szCs w:val="19"/>
        </w:rPr>
        <w:pPrChange w:id="1960" w:author="Author">
          <w:pPr>
            <w:autoSpaceDE w:val="0"/>
            <w:autoSpaceDN w:val="0"/>
            <w:adjustRightInd w:val="0"/>
            <w:spacing w:after="0" w:line="240" w:lineRule="auto"/>
          </w:pPr>
        </w:pPrChange>
      </w:pPr>
      <w:ins w:id="1961" w:author="Author">
        <w:del w:id="19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3319D2F6" w14:textId="0B4F12DA" w:rsidR="006041F2" w:rsidDel="00015253" w:rsidRDefault="006041F2">
      <w:pPr>
        <w:autoSpaceDE w:val="0"/>
        <w:autoSpaceDN w:val="0"/>
        <w:adjustRightInd w:val="0"/>
        <w:spacing w:after="0" w:line="240" w:lineRule="auto"/>
        <w:ind w:left="288"/>
        <w:rPr>
          <w:ins w:id="1963" w:author="Author"/>
          <w:del w:id="1964" w:author="Author"/>
          <w:rFonts w:ascii="Consolas" w:hAnsi="Consolas" w:cs="Consolas"/>
          <w:color w:val="000000"/>
          <w:sz w:val="19"/>
          <w:szCs w:val="19"/>
        </w:rPr>
        <w:pPrChange w:id="1965" w:author="Author">
          <w:pPr>
            <w:autoSpaceDE w:val="0"/>
            <w:autoSpaceDN w:val="0"/>
            <w:adjustRightInd w:val="0"/>
            <w:spacing w:after="0" w:line="240" w:lineRule="auto"/>
          </w:pPr>
        </w:pPrChange>
      </w:pPr>
      <w:ins w:id="1966" w:author="Author">
        <w:del w:id="19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vertex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3</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0BEEE2E" w14:textId="79F0D23D" w:rsidR="006041F2" w:rsidDel="00015253" w:rsidRDefault="006041F2">
      <w:pPr>
        <w:autoSpaceDE w:val="0"/>
        <w:autoSpaceDN w:val="0"/>
        <w:adjustRightInd w:val="0"/>
        <w:spacing w:after="0" w:line="240" w:lineRule="auto"/>
        <w:ind w:left="288"/>
        <w:rPr>
          <w:ins w:id="1968" w:author="Author"/>
          <w:del w:id="1969" w:author="Author"/>
          <w:rFonts w:ascii="Consolas" w:hAnsi="Consolas" w:cs="Consolas"/>
          <w:color w:val="000000"/>
          <w:sz w:val="19"/>
          <w:szCs w:val="19"/>
        </w:rPr>
        <w:pPrChange w:id="1970" w:author="Author">
          <w:pPr>
            <w:autoSpaceDE w:val="0"/>
            <w:autoSpaceDN w:val="0"/>
            <w:adjustRightInd w:val="0"/>
            <w:spacing w:after="0" w:line="240" w:lineRule="auto"/>
          </w:pPr>
        </w:pPrChange>
      </w:pPr>
      <w:ins w:id="1971" w:author="Author">
        <w:del w:id="197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37C400C6" w14:textId="2C67EEC8" w:rsidR="006041F2" w:rsidDel="00015253" w:rsidRDefault="006041F2">
      <w:pPr>
        <w:autoSpaceDE w:val="0"/>
        <w:autoSpaceDN w:val="0"/>
        <w:adjustRightInd w:val="0"/>
        <w:spacing w:after="0" w:line="240" w:lineRule="auto"/>
        <w:ind w:left="288"/>
        <w:rPr>
          <w:ins w:id="1973" w:author="Author"/>
          <w:del w:id="1974" w:author="Author"/>
          <w:rFonts w:ascii="Consolas" w:hAnsi="Consolas" w:cs="Consolas"/>
          <w:color w:val="000000"/>
          <w:sz w:val="19"/>
          <w:szCs w:val="19"/>
        </w:rPr>
        <w:pPrChange w:id="1975" w:author="Author">
          <w:pPr>
            <w:autoSpaceDE w:val="0"/>
            <w:autoSpaceDN w:val="0"/>
            <w:adjustRightInd w:val="0"/>
            <w:spacing w:after="0" w:line="240" w:lineRule="auto"/>
          </w:pPr>
        </w:pPrChange>
      </w:pPr>
      <w:ins w:id="1976" w:author="Author">
        <w:del w:id="197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755E9042" w14:textId="442D7B21" w:rsidR="006041F2" w:rsidDel="00015253" w:rsidRDefault="006041F2">
      <w:pPr>
        <w:autoSpaceDE w:val="0"/>
        <w:autoSpaceDN w:val="0"/>
        <w:adjustRightInd w:val="0"/>
        <w:spacing w:after="0" w:line="240" w:lineRule="auto"/>
        <w:ind w:left="288"/>
        <w:rPr>
          <w:ins w:id="1978" w:author="Author"/>
          <w:del w:id="1979" w:author="Author"/>
          <w:rFonts w:ascii="Consolas" w:hAnsi="Consolas" w:cs="Consolas"/>
          <w:color w:val="000000"/>
          <w:sz w:val="19"/>
          <w:szCs w:val="19"/>
        </w:rPr>
        <w:pPrChange w:id="1980" w:author="Author">
          <w:pPr>
            <w:autoSpaceDE w:val="0"/>
            <w:autoSpaceDN w:val="0"/>
            <w:adjustRightInd w:val="0"/>
            <w:spacing w:after="0" w:line="240" w:lineRule="auto"/>
          </w:pPr>
        </w:pPrChange>
      </w:pPr>
      <w:ins w:id="1981" w:author="Author">
        <w:del w:id="19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CT_Vertex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7D12199" w14:textId="21DE9394" w:rsidR="006041F2" w:rsidDel="00015253" w:rsidRDefault="006041F2">
      <w:pPr>
        <w:autoSpaceDE w:val="0"/>
        <w:autoSpaceDN w:val="0"/>
        <w:adjustRightInd w:val="0"/>
        <w:spacing w:after="0" w:line="240" w:lineRule="auto"/>
        <w:ind w:left="288"/>
        <w:rPr>
          <w:ins w:id="1983" w:author="Author"/>
          <w:del w:id="1984" w:author="Author"/>
          <w:rFonts w:ascii="Consolas" w:hAnsi="Consolas" w:cs="Consolas"/>
          <w:color w:val="000000"/>
          <w:sz w:val="19"/>
          <w:szCs w:val="19"/>
        </w:rPr>
        <w:pPrChange w:id="1985" w:author="Author">
          <w:pPr>
            <w:autoSpaceDE w:val="0"/>
            <w:autoSpaceDN w:val="0"/>
            <w:adjustRightInd w:val="0"/>
            <w:spacing w:after="0" w:line="240" w:lineRule="auto"/>
          </w:pPr>
        </w:pPrChange>
      </w:pPr>
      <w:ins w:id="1986" w:author="Author">
        <w:del w:id="19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D02BA88" w14:textId="561CE6EC" w:rsidR="006041F2" w:rsidDel="00015253" w:rsidRDefault="006041F2">
      <w:pPr>
        <w:autoSpaceDE w:val="0"/>
        <w:autoSpaceDN w:val="0"/>
        <w:adjustRightInd w:val="0"/>
        <w:spacing w:after="0" w:line="240" w:lineRule="auto"/>
        <w:ind w:left="288"/>
        <w:rPr>
          <w:ins w:id="1988" w:author="Author"/>
          <w:del w:id="1989" w:author="Author"/>
          <w:rFonts w:ascii="Consolas" w:hAnsi="Consolas" w:cs="Consolas"/>
          <w:color w:val="000000"/>
          <w:sz w:val="19"/>
          <w:szCs w:val="19"/>
        </w:rPr>
        <w:pPrChange w:id="1990" w:author="Author">
          <w:pPr>
            <w:autoSpaceDE w:val="0"/>
            <w:autoSpaceDN w:val="0"/>
            <w:adjustRightInd w:val="0"/>
            <w:spacing w:after="0" w:line="240" w:lineRule="auto"/>
          </w:pPr>
        </w:pPrChange>
      </w:pPr>
      <w:ins w:id="1991" w:author="Author">
        <w:del w:id="199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y</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CBAC5FB" w14:textId="38689BAD" w:rsidR="006041F2" w:rsidDel="00015253" w:rsidRDefault="006041F2">
      <w:pPr>
        <w:autoSpaceDE w:val="0"/>
        <w:autoSpaceDN w:val="0"/>
        <w:adjustRightInd w:val="0"/>
        <w:spacing w:after="0" w:line="240" w:lineRule="auto"/>
        <w:ind w:left="288"/>
        <w:rPr>
          <w:ins w:id="1993" w:author="Author"/>
          <w:del w:id="1994" w:author="Author"/>
          <w:rFonts w:ascii="Consolas" w:hAnsi="Consolas" w:cs="Consolas"/>
          <w:color w:val="000000"/>
          <w:sz w:val="19"/>
          <w:szCs w:val="19"/>
        </w:rPr>
        <w:pPrChange w:id="1995" w:author="Author">
          <w:pPr>
            <w:autoSpaceDE w:val="0"/>
            <w:autoSpaceDN w:val="0"/>
            <w:adjustRightInd w:val="0"/>
            <w:spacing w:after="0" w:line="240" w:lineRule="auto"/>
          </w:pPr>
        </w:pPrChange>
      </w:pPr>
      <w:ins w:id="1996" w:author="Author">
        <w:del w:id="19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z</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449E81B" w14:textId="35F5108D" w:rsidR="006041F2" w:rsidDel="00015253" w:rsidRDefault="006041F2">
      <w:pPr>
        <w:autoSpaceDE w:val="0"/>
        <w:autoSpaceDN w:val="0"/>
        <w:adjustRightInd w:val="0"/>
        <w:spacing w:after="0" w:line="240" w:lineRule="auto"/>
        <w:ind w:left="288"/>
        <w:rPr>
          <w:ins w:id="1998" w:author="Author"/>
          <w:del w:id="1999" w:author="Author"/>
          <w:rFonts w:ascii="Consolas" w:hAnsi="Consolas" w:cs="Consolas"/>
          <w:color w:val="000000"/>
          <w:sz w:val="19"/>
          <w:szCs w:val="19"/>
        </w:rPr>
        <w:pPrChange w:id="2000" w:author="Author">
          <w:pPr>
            <w:autoSpaceDE w:val="0"/>
            <w:autoSpaceDN w:val="0"/>
            <w:adjustRightInd w:val="0"/>
            <w:spacing w:after="0" w:line="240" w:lineRule="auto"/>
          </w:pPr>
        </w:pPrChange>
      </w:pPr>
      <w:ins w:id="2001" w:author="Author">
        <w:del w:id="20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25A16F1" w14:textId="226A8992" w:rsidR="006041F2" w:rsidDel="00015253" w:rsidRDefault="006041F2">
      <w:pPr>
        <w:autoSpaceDE w:val="0"/>
        <w:autoSpaceDN w:val="0"/>
        <w:adjustRightInd w:val="0"/>
        <w:spacing w:after="0" w:line="240" w:lineRule="auto"/>
        <w:ind w:left="288"/>
        <w:rPr>
          <w:ins w:id="2003" w:author="Author"/>
          <w:del w:id="2004" w:author="Author"/>
          <w:rFonts w:ascii="Consolas" w:hAnsi="Consolas" w:cs="Consolas"/>
          <w:color w:val="000000"/>
          <w:sz w:val="19"/>
          <w:szCs w:val="19"/>
        </w:rPr>
        <w:pPrChange w:id="2005" w:author="Author">
          <w:pPr>
            <w:autoSpaceDE w:val="0"/>
            <w:autoSpaceDN w:val="0"/>
            <w:adjustRightInd w:val="0"/>
            <w:spacing w:after="0" w:line="240" w:lineRule="auto"/>
          </w:pPr>
        </w:pPrChange>
      </w:pPr>
      <w:ins w:id="2006" w:author="Author">
        <w:del w:id="200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052F122B" w14:textId="208B5F52" w:rsidR="006041F2" w:rsidDel="00015253" w:rsidRDefault="006041F2">
      <w:pPr>
        <w:autoSpaceDE w:val="0"/>
        <w:autoSpaceDN w:val="0"/>
        <w:adjustRightInd w:val="0"/>
        <w:spacing w:after="0" w:line="240" w:lineRule="auto"/>
        <w:ind w:left="288"/>
        <w:rPr>
          <w:ins w:id="2008" w:author="Author"/>
          <w:del w:id="2009" w:author="Author"/>
          <w:rFonts w:ascii="Consolas" w:hAnsi="Consolas" w:cs="Consolas"/>
          <w:color w:val="000000"/>
          <w:sz w:val="19"/>
          <w:szCs w:val="19"/>
        </w:rPr>
        <w:pPrChange w:id="2010" w:author="Author">
          <w:pPr>
            <w:autoSpaceDE w:val="0"/>
            <w:autoSpaceDN w:val="0"/>
            <w:adjustRightInd w:val="0"/>
            <w:spacing w:after="0" w:line="240" w:lineRule="auto"/>
          </w:pPr>
        </w:pPrChange>
      </w:pPr>
      <w:ins w:id="2011" w:author="Author">
        <w:del w:id="20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CT_Triangles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9D89D69" w14:textId="4E24EBA4" w:rsidR="006041F2" w:rsidDel="00015253" w:rsidRDefault="006041F2">
      <w:pPr>
        <w:autoSpaceDE w:val="0"/>
        <w:autoSpaceDN w:val="0"/>
        <w:adjustRightInd w:val="0"/>
        <w:spacing w:after="0" w:line="240" w:lineRule="auto"/>
        <w:ind w:left="288"/>
        <w:rPr>
          <w:ins w:id="2013" w:author="Author"/>
          <w:del w:id="2014" w:author="Author"/>
          <w:rFonts w:ascii="Consolas" w:hAnsi="Consolas" w:cs="Consolas"/>
          <w:color w:val="000000"/>
          <w:sz w:val="19"/>
          <w:szCs w:val="19"/>
        </w:rPr>
        <w:pPrChange w:id="2015" w:author="Author">
          <w:pPr>
            <w:autoSpaceDE w:val="0"/>
            <w:autoSpaceDN w:val="0"/>
            <w:adjustRightInd w:val="0"/>
            <w:spacing w:after="0" w:line="240" w:lineRule="auto"/>
          </w:pPr>
        </w:pPrChange>
      </w:pPr>
      <w:ins w:id="2016" w:author="Author">
        <w:del w:id="201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061BC247" w14:textId="409B3104" w:rsidR="006041F2" w:rsidDel="00015253" w:rsidRDefault="006041F2">
      <w:pPr>
        <w:autoSpaceDE w:val="0"/>
        <w:autoSpaceDN w:val="0"/>
        <w:adjustRightInd w:val="0"/>
        <w:spacing w:after="0" w:line="240" w:lineRule="auto"/>
        <w:ind w:left="288"/>
        <w:rPr>
          <w:ins w:id="2018" w:author="Author"/>
          <w:del w:id="2019" w:author="Author"/>
          <w:rFonts w:ascii="Consolas" w:hAnsi="Consolas" w:cs="Consolas"/>
          <w:color w:val="000000"/>
          <w:sz w:val="19"/>
          <w:szCs w:val="19"/>
        </w:rPr>
        <w:pPrChange w:id="2020" w:author="Author">
          <w:pPr>
            <w:autoSpaceDE w:val="0"/>
            <w:autoSpaceDN w:val="0"/>
            <w:adjustRightInd w:val="0"/>
            <w:spacing w:after="0" w:line="240" w:lineRule="auto"/>
          </w:pPr>
        </w:pPrChange>
      </w:pPr>
      <w:ins w:id="2021" w:author="Author">
        <w:del w:id="20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triangle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1F8DE74" w14:textId="1CDAB3D0" w:rsidR="006041F2" w:rsidDel="00015253" w:rsidRDefault="006041F2">
      <w:pPr>
        <w:autoSpaceDE w:val="0"/>
        <w:autoSpaceDN w:val="0"/>
        <w:adjustRightInd w:val="0"/>
        <w:spacing w:after="0" w:line="240" w:lineRule="auto"/>
        <w:ind w:left="288"/>
        <w:rPr>
          <w:ins w:id="2023" w:author="Author"/>
          <w:del w:id="2024" w:author="Author"/>
          <w:rFonts w:ascii="Consolas" w:hAnsi="Consolas" w:cs="Consolas"/>
          <w:color w:val="000000"/>
          <w:sz w:val="19"/>
          <w:szCs w:val="19"/>
        </w:rPr>
        <w:pPrChange w:id="2025" w:author="Author">
          <w:pPr>
            <w:autoSpaceDE w:val="0"/>
            <w:autoSpaceDN w:val="0"/>
            <w:adjustRightInd w:val="0"/>
            <w:spacing w:after="0" w:line="240" w:lineRule="auto"/>
          </w:pPr>
        </w:pPrChange>
      </w:pPr>
      <w:ins w:id="2026" w:author="Author">
        <w:del w:id="20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737AFEF9" w14:textId="6705D12B" w:rsidR="006041F2" w:rsidDel="00015253" w:rsidRDefault="006041F2">
      <w:pPr>
        <w:autoSpaceDE w:val="0"/>
        <w:autoSpaceDN w:val="0"/>
        <w:adjustRightInd w:val="0"/>
        <w:spacing w:after="0" w:line="240" w:lineRule="auto"/>
        <w:ind w:left="288"/>
        <w:rPr>
          <w:ins w:id="2028" w:author="Author"/>
          <w:del w:id="2029" w:author="Author"/>
          <w:rFonts w:ascii="Consolas" w:hAnsi="Consolas" w:cs="Consolas"/>
          <w:color w:val="000000"/>
          <w:sz w:val="19"/>
          <w:szCs w:val="19"/>
        </w:rPr>
        <w:pPrChange w:id="2030" w:author="Author">
          <w:pPr>
            <w:autoSpaceDE w:val="0"/>
            <w:autoSpaceDN w:val="0"/>
            <w:adjustRightInd w:val="0"/>
            <w:spacing w:after="0" w:line="240" w:lineRule="auto"/>
          </w:pPr>
        </w:pPrChange>
      </w:pPr>
      <w:ins w:id="2031" w:author="Author">
        <w:del w:id="20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509499F5" w14:textId="4A93B46A" w:rsidR="006041F2" w:rsidDel="00015253" w:rsidRDefault="006041F2">
      <w:pPr>
        <w:autoSpaceDE w:val="0"/>
        <w:autoSpaceDN w:val="0"/>
        <w:adjustRightInd w:val="0"/>
        <w:spacing w:after="0" w:line="240" w:lineRule="auto"/>
        <w:ind w:left="288"/>
        <w:rPr>
          <w:ins w:id="2033" w:author="Author"/>
          <w:del w:id="2034" w:author="Author"/>
          <w:rFonts w:ascii="Consolas" w:hAnsi="Consolas" w:cs="Consolas"/>
          <w:color w:val="000000"/>
          <w:sz w:val="19"/>
          <w:szCs w:val="19"/>
        </w:rPr>
        <w:pPrChange w:id="2035" w:author="Author">
          <w:pPr>
            <w:autoSpaceDE w:val="0"/>
            <w:autoSpaceDN w:val="0"/>
            <w:adjustRightInd w:val="0"/>
            <w:spacing w:after="0" w:line="240" w:lineRule="auto"/>
          </w:pPr>
        </w:pPrChange>
      </w:pPr>
      <w:ins w:id="2036" w:author="Author">
        <w:del w:id="20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CT_Triangle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FE31D73" w14:textId="74AC18E4" w:rsidR="006041F2" w:rsidDel="00015253" w:rsidRDefault="006041F2">
      <w:pPr>
        <w:autoSpaceDE w:val="0"/>
        <w:autoSpaceDN w:val="0"/>
        <w:adjustRightInd w:val="0"/>
        <w:spacing w:after="0" w:line="240" w:lineRule="auto"/>
        <w:ind w:left="288"/>
        <w:rPr>
          <w:ins w:id="2038" w:author="Author"/>
          <w:del w:id="2039" w:author="Author"/>
          <w:rFonts w:ascii="Consolas" w:hAnsi="Consolas" w:cs="Consolas"/>
          <w:color w:val="000000"/>
          <w:sz w:val="19"/>
          <w:szCs w:val="19"/>
        </w:rPr>
        <w:pPrChange w:id="2040" w:author="Author">
          <w:pPr>
            <w:autoSpaceDE w:val="0"/>
            <w:autoSpaceDN w:val="0"/>
            <w:adjustRightInd w:val="0"/>
            <w:spacing w:after="0" w:line="240" w:lineRule="auto"/>
          </w:pPr>
        </w:pPrChange>
      </w:pPr>
      <w:ins w:id="2041" w:author="Author">
        <w:del w:id="20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6EDAF9F" w14:textId="257B8793" w:rsidR="006041F2" w:rsidDel="00015253" w:rsidRDefault="006041F2">
      <w:pPr>
        <w:autoSpaceDE w:val="0"/>
        <w:autoSpaceDN w:val="0"/>
        <w:adjustRightInd w:val="0"/>
        <w:spacing w:after="0" w:line="240" w:lineRule="auto"/>
        <w:ind w:left="288"/>
        <w:rPr>
          <w:ins w:id="2043" w:author="Author"/>
          <w:del w:id="2044" w:author="Author"/>
          <w:rFonts w:ascii="Consolas" w:hAnsi="Consolas" w:cs="Consolas"/>
          <w:color w:val="000000"/>
          <w:sz w:val="19"/>
          <w:szCs w:val="19"/>
        </w:rPr>
        <w:pPrChange w:id="2045" w:author="Author">
          <w:pPr>
            <w:autoSpaceDE w:val="0"/>
            <w:autoSpaceDN w:val="0"/>
            <w:adjustRightInd w:val="0"/>
            <w:spacing w:after="0" w:line="240" w:lineRule="auto"/>
          </w:pPr>
        </w:pPrChange>
      </w:pPr>
      <w:ins w:id="2046" w:author="Author">
        <w:del w:id="20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v2</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77767DE" w14:textId="4C4352CE" w:rsidR="006041F2" w:rsidDel="00015253" w:rsidRDefault="006041F2">
      <w:pPr>
        <w:autoSpaceDE w:val="0"/>
        <w:autoSpaceDN w:val="0"/>
        <w:adjustRightInd w:val="0"/>
        <w:spacing w:after="0" w:line="240" w:lineRule="auto"/>
        <w:ind w:left="288"/>
        <w:rPr>
          <w:ins w:id="2048" w:author="Author"/>
          <w:del w:id="2049" w:author="Author"/>
          <w:rFonts w:ascii="Consolas" w:hAnsi="Consolas" w:cs="Consolas"/>
          <w:color w:val="000000"/>
          <w:sz w:val="19"/>
          <w:szCs w:val="19"/>
        </w:rPr>
        <w:pPrChange w:id="2050" w:author="Author">
          <w:pPr>
            <w:autoSpaceDE w:val="0"/>
            <w:autoSpaceDN w:val="0"/>
            <w:adjustRightInd w:val="0"/>
            <w:spacing w:after="0" w:line="240" w:lineRule="auto"/>
          </w:pPr>
        </w:pPrChange>
      </w:pPr>
      <w:ins w:id="2051" w:author="Author">
        <w:del w:id="20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v3</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AD861ED" w14:textId="5AC85EDE" w:rsidR="006041F2" w:rsidDel="00015253" w:rsidRDefault="006041F2">
      <w:pPr>
        <w:autoSpaceDE w:val="0"/>
        <w:autoSpaceDN w:val="0"/>
        <w:adjustRightInd w:val="0"/>
        <w:spacing w:after="0" w:line="240" w:lineRule="auto"/>
        <w:ind w:left="288"/>
        <w:rPr>
          <w:ins w:id="2053" w:author="Author"/>
          <w:del w:id="2054" w:author="Author"/>
          <w:rFonts w:ascii="Consolas" w:hAnsi="Consolas" w:cs="Consolas"/>
          <w:color w:val="000000"/>
          <w:sz w:val="19"/>
          <w:szCs w:val="19"/>
        </w:rPr>
        <w:pPrChange w:id="2055" w:author="Author">
          <w:pPr>
            <w:autoSpaceDE w:val="0"/>
            <w:autoSpaceDN w:val="0"/>
            <w:adjustRightInd w:val="0"/>
            <w:spacing w:after="0" w:line="240" w:lineRule="auto"/>
          </w:pPr>
        </w:pPrChange>
      </w:pPr>
      <w:ins w:id="2056" w:author="Author">
        <w:del w:id="20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A31965E" w14:textId="7C7AF7EA" w:rsidR="006041F2" w:rsidDel="00015253" w:rsidRDefault="006041F2">
      <w:pPr>
        <w:autoSpaceDE w:val="0"/>
        <w:autoSpaceDN w:val="0"/>
        <w:adjustRightInd w:val="0"/>
        <w:spacing w:after="0" w:line="240" w:lineRule="auto"/>
        <w:ind w:left="288"/>
        <w:rPr>
          <w:ins w:id="2058" w:author="Author"/>
          <w:del w:id="2059" w:author="Author"/>
          <w:rFonts w:ascii="Consolas" w:hAnsi="Consolas" w:cs="Consolas"/>
          <w:color w:val="000000"/>
          <w:sz w:val="19"/>
          <w:szCs w:val="19"/>
        </w:rPr>
        <w:pPrChange w:id="2060" w:author="Author">
          <w:pPr>
            <w:autoSpaceDE w:val="0"/>
            <w:autoSpaceDN w:val="0"/>
            <w:adjustRightInd w:val="0"/>
            <w:spacing w:after="0" w:line="240" w:lineRule="auto"/>
          </w:pPr>
        </w:pPrChange>
      </w:pPr>
      <w:ins w:id="2061" w:author="Author">
        <w:del w:id="20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p2</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B6262C0" w14:textId="29343014" w:rsidR="006041F2" w:rsidDel="00015253" w:rsidRDefault="006041F2">
      <w:pPr>
        <w:autoSpaceDE w:val="0"/>
        <w:autoSpaceDN w:val="0"/>
        <w:adjustRightInd w:val="0"/>
        <w:spacing w:after="0" w:line="240" w:lineRule="auto"/>
        <w:ind w:left="288"/>
        <w:rPr>
          <w:ins w:id="2063" w:author="Author"/>
          <w:del w:id="2064" w:author="Author"/>
          <w:rFonts w:ascii="Consolas" w:hAnsi="Consolas" w:cs="Consolas"/>
          <w:color w:val="000000"/>
          <w:sz w:val="19"/>
          <w:szCs w:val="19"/>
        </w:rPr>
        <w:pPrChange w:id="2065" w:author="Author">
          <w:pPr>
            <w:autoSpaceDE w:val="0"/>
            <w:autoSpaceDN w:val="0"/>
            <w:adjustRightInd w:val="0"/>
            <w:spacing w:after="0" w:line="240" w:lineRule="auto"/>
          </w:pPr>
        </w:pPrChange>
      </w:pPr>
      <w:ins w:id="2066" w:author="Author">
        <w:del w:id="20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p3</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87327FC" w14:textId="2D7FCECE" w:rsidR="006041F2" w:rsidDel="00015253" w:rsidRDefault="006041F2">
      <w:pPr>
        <w:autoSpaceDE w:val="0"/>
        <w:autoSpaceDN w:val="0"/>
        <w:adjustRightInd w:val="0"/>
        <w:spacing w:after="0" w:line="240" w:lineRule="auto"/>
        <w:ind w:left="288"/>
        <w:rPr>
          <w:ins w:id="2068" w:author="Author"/>
          <w:del w:id="2069" w:author="Author"/>
          <w:rFonts w:ascii="Consolas" w:hAnsi="Consolas" w:cs="Consolas"/>
          <w:color w:val="000000"/>
          <w:sz w:val="19"/>
          <w:szCs w:val="19"/>
        </w:rPr>
        <w:pPrChange w:id="2070" w:author="Author">
          <w:pPr>
            <w:autoSpaceDE w:val="0"/>
            <w:autoSpaceDN w:val="0"/>
            <w:adjustRightInd w:val="0"/>
            <w:spacing w:after="0" w:line="240" w:lineRule="auto"/>
          </w:pPr>
        </w:pPrChange>
      </w:pPr>
      <w:ins w:id="2071" w:author="Author">
        <w:del w:id="207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4D1A5EB" w14:textId="2548E702" w:rsidR="006041F2" w:rsidDel="00015253" w:rsidRDefault="006041F2">
      <w:pPr>
        <w:autoSpaceDE w:val="0"/>
        <w:autoSpaceDN w:val="0"/>
        <w:adjustRightInd w:val="0"/>
        <w:spacing w:after="0" w:line="240" w:lineRule="auto"/>
        <w:ind w:left="288"/>
        <w:rPr>
          <w:ins w:id="2073" w:author="Author"/>
          <w:del w:id="2074" w:author="Author"/>
          <w:rFonts w:ascii="Consolas" w:hAnsi="Consolas" w:cs="Consolas"/>
          <w:color w:val="000000"/>
          <w:sz w:val="19"/>
          <w:szCs w:val="19"/>
        </w:rPr>
        <w:pPrChange w:id="2075" w:author="Author">
          <w:pPr>
            <w:autoSpaceDE w:val="0"/>
            <w:autoSpaceDN w:val="0"/>
            <w:adjustRightInd w:val="0"/>
            <w:spacing w:after="0" w:line="240" w:lineRule="auto"/>
          </w:pPr>
        </w:pPrChange>
      </w:pPr>
      <w:ins w:id="2076" w:author="Author">
        <w:del w:id="207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9D70B20" w14:textId="6B733588" w:rsidR="006041F2" w:rsidDel="00015253" w:rsidRDefault="006041F2">
      <w:pPr>
        <w:autoSpaceDE w:val="0"/>
        <w:autoSpaceDN w:val="0"/>
        <w:adjustRightInd w:val="0"/>
        <w:spacing w:after="0" w:line="240" w:lineRule="auto"/>
        <w:ind w:left="288"/>
        <w:rPr>
          <w:ins w:id="2078" w:author="Author"/>
          <w:del w:id="2079" w:author="Author"/>
          <w:rFonts w:ascii="Consolas" w:hAnsi="Consolas" w:cs="Consolas"/>
          <w:color w:val="000000"/>
          <w:sz w:val="19"/>
          <w:szCs w:val="19"/>
        </w:rPr>
        <w:pPrChange w:id="2080" w:author="Author">
          <w:pPr>
            <w:autoSpaceDE w:val="0"/>
            <w:autoSpaceDN w:val="0"/>
            <w:adjustRightInd w:val="0"/>
            <w:spacing w:after="0" w:line="240" w:lineRule="auto"/>
          </w:pPr>
        </w:pPrChange>
      </w:pPr>
      <w:ins w:id="2081" w:author="Author">
        <w:del w:id="20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29D2B3E7" w14:textId="26AD8BA2" w:rsidR="006041F2" w:rsidDel="00015253" w:rsidRDefault="006041F2">
      <w:pPr>
        <w:autoSpaceDE w:val="0"/>
        <w:autoSpaceDN w:val="0"/>
        <w:adjustRightInd w:val="0"/>
        <w:spacing w:after="0" w:line="240" w:lineRule="auto"/>
        <w:ind w:left="288"/>
        <w:rPr>
          <w:ins w:id="2083" w:author="Author"/>
          <w:del w:id="2084" w:author="Author"/>
          <w:rFonts w:ascii="Consolas" w:hAnsi="Consolas" w:cs="Consolas"/>
          <w:color w:val="000000"/>
          <w:sz w:val="19"/>
          <w:szCs w:val="19"/>
        </w:rPr>
        <w:pPrChange w:id="2085" w:author="Author">
          <w:pPr>
            <w:autoSpaceDE w:val="0"/>
            <w:autoSpaceDN w:val="0"/>
            <w:adjustRightInd w:val="0"/>
            <w:spacing w:after="0" w:line="240" w:lineRule="auto"/>
          </w:pPr>
        </w:pPrChange>
      </w:pPr>
      <w:ins w:id="2086" w:author="Author">
        <w:del w:id="20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CT_Components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34C6044" w14:textId="5C41CA7F" w:rsidR="006041F2" w:rsidDel="00015253" w:rsidRDefault="006041F2">
      <w:pPr>
        <w:autoSpaceDE w:val="0"/>
        <w:autoSpaceDN w:val="0"/>
        <w:adjustRightInd w:val="0"/>
        <w:spacing w:after="0" w:line="240" w:lineRule="auto"/>
        <w:ind w:left="288"/>
        <w:rPr>
          <w:ins w:id="2088" w:author="Author"/>
          <w:del w:id="2089" w:author="Author"/>
          <w:rFonts w:ascii="Consolas" w:hAnsi="Consolas" w:cs="Consolas"/>
          <w:color w:val="000000"/>
          <w:sz w:val="19"/>
          <w:szCs w:val="19"/>
        </w:rPr>
        <w:pPrChange w:id="2090" w:author="Author">
          <w:pPr>
            <w:autoSpaceDE w:val="0"/>
            <w:autoSpaceDN w:val="0"/>
            <w:adjustRightInd w:val="0"/>
            <w:spacing w:after="0" w:line="240" w:lineRule="auto"/>
          </w:pPr>
        </w:pPrChange>
      </w:pPr>
      <w:ins w:id="2091" w:author="Author">
        <w:del w:id="209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7415BEC8" w14:textId="638B0BFC" w:rsidR="006041F2" w:rsidDel="00015253" w:rsidRDefault="006041F2">
      <w:pPr>
        <w:autoSpaceDE w:val="0"/>
        <w:autoSpaceDN w:val="0"/>
        <w:adjustRightInd w:val="0"/>
        <w:spacing w:after="0" w:line="240" w:lineRule="auto"/>
        <w:ind w:left="288"/>
        <w:rPr>
          <w:ins w:id="2093" w:author="Author"/>
          <w:del w:id="2094" w:author="Author"/>
          <w:rFonts w:ascii="Consolas" w:hAnsi="Consolas" w:cs="Consolas"/>
          <w:color w:val="000000"/>
          <w:sz w:val="19"/>
          <w:szCs w:val="19"/>
        </w:rPr>
        <w:pPrChange w:id="2095" w:author="Author">
          <w:pPr>
            <w:autoSpaceDE w:val="0"/>
            <w:autoSpaceDN w:val="0"/>
            <w:adjustRightInd w:val="0"/>
            <w:spacing w:after="0" w:line="240" w:lineRule="auto"/>
          </w:pPr>
        </w:pPrChange>
      </w:pPr>
      <w:ins w:id="2096" w:author="Author">
        <w:del w:id="20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component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144F3B3" w14:textId="03DD9BE1" w:rsidR="006041F2" w:rsidDel="00015253" w:rsidRDefault="006041F2">
      <w:pPr>
        <w:autoSpaceDE w:val="0"/>
        <w:autoSpaceDN w:val="0"/>
        <w:adjustRightInd w:val="0"/>
        <w:spacing w:after="0" w:line="240" w:lineRule="auto"/>
        <w:ind w:left="288"/>
        <w:rPr>
          <w:ins w:id="2098" w:author="Author"/>
          <w:del w:id="2099" w:author="Author"/>
          <w:rFonts w:ascii="Consolas" w:hAnsi="Consolas" w:cs="Consolas"/>
          <w:color w:val="000000"/>
          <w:sz w:val="19"/>
          <w:szCs w:val="19"/>
        </w:rPr>
        <w:pPrChange w:id="2100" w:author="Author">
          <w:pPr>
            <w:autoSpaceDE w:val="0"/>
            <w:autoSpaceDN w:val="0"/>
            <w:adjustRightInd w:val="0"/>
            <w:spacing w:after="0" w:line="240" w:lineRule="auto"/>
          </w:pPr>
        </w:pPrChange>
      </w:pPr>
      <w:ins w:id="2101" w:author="Author">
        <w:del w:id="21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4D45C303" w14:textId="7302019A" w:rsidR="006041F2" w:rsidDel="00015253" w:rsidRDefault="006041F2">
      <w:pPr>
        <w:autoSpaceDE w:val="0"/>
        <w:autoSpaceDN w:val="0"/>
        <w:adjustRightInd w:val="0"/>
        <w:spacing w:after="0" w:line="240" w:lineRule="auto"/>
        <w:ind w:left="288"/>
        <w:rPr>
          <w:ins w:id="2103" w:author="Author"/>
          <w:del w:id="2104" w:author="Author"/>
          <w:rFonts w:ascii="Consolas" w:hAnsi="Consolas" w:cs="Consolas"/>
          <w:color w:val="000000"/>
          <w:sz w:val="19"/>
          <w:szCs w:val="19"/>
        </w:rPr>
        <w:pPrChange w:id="2105" w:author="Author">
          <w:pPr>
            <w:autoSpaceDE w:val="0"/>
            <w:autoSpaceDN w:val="0"/>
            <w:adjustRightInd w:val="0"/>
            <w:spacing w:after="0" w:line="240" w:lineRule="auto"/>
          </w:pPr>
        </w:pPrChange>
      </w:pPr>
      <w:ins w:id="2106" w:author="Author">
        <w:del w:id="210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085731A5" w14:textId="778F623C" w:rsidR="006041F2" w:rsidDel="00015253" w:rsidRDefault="006041F2">
      <w:pPr>
        <w:autoSpaceDE w:val="0"/>
        <w:autoSpaceDN w:val="0"/>
        <w:adjustRightInd w:val="0"/>
        <w:spacing w:after="0" w:line="240" w:lineRule="auto"/>
        <w:ind w:left="288"/>
        <w:rPr>
          <w:ins w:id="2108" w:author="Author"/>
          <w:del w:id="2109" w:author="Author"/>
          <w:rFonts w:ascii="Consolas" w:hAnsi="Consolas" w:cs="Consolas"/>
          <w:color w:val="000000"/>
          <w:sz w:val="19"/>
          <w:szCs w:val="19"/>
        </w:rPr>
        <w:pPrChange w:id="2110" w:author="Author">
          <w:pPr>
            <w:autoSpaceDE w:val="0"/>
            <w:autoSpaceDN w:val="0"/>
            <w:adjustRightInd w:val="0"/>
            <w:spacing w:after="0" w:line="240" w:lineRule="auto"/>
          </w:pPr>
        </w:pPrChange>
      </w:pPr>
      <w:ins w:id="2111" w:author="Author">
        <w:del w:id="21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CT_Component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41846EF" w14:textId="700302E6" w:rsidR="006041F2" w:rsidDel="00015253" w:rsidRDefault="006041F2">
      <w:pPr>
        <w:autoSpaceDE w:val="0"/>
        <w:autoSpaceDN w:val="0"/>
        <w:adjustRightInd w:val="0"/>
        <w:spacing w:after="0" w:line="240" w:lineRule="auto"/>
        <w:ind w:left="288"/>
        <w:rPr>
          <w:ins w:id="2113" w:author="Author"/>
          <w:del w:id="2114" w:author="Author"/>
          <w:rFonts w:ascii="Consolas" w:hAnsi="Consolas" w:cs="Consolas"/>
          <w:color w:val="000000"/>
          <w:sz w:val="19"/>
          <w:szCs w:val="19"/>
        </w:rPr>
        <w:pPrChange w:id="2115" w:author="Author">
          <w:pPr>
            <w:autoSpaceDE w:val="0"/>
            <w:autoSpaceDN w:val="0"/>
            <w:adjustRightInd w:val="0"/>
            <w:spacing w:after="0" w:line="240" w:lineRule="auto"/>
          </w:pPr>
        </w:pPrChange>
      </w:pPr>
      <w:ins w:id="2116" w:author="Author">
        <w:del w:id="211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objectid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265F6F3" w14:textId="1555E9D4" w:rsidR="006041F2" w:rsidDel="00015253" w:rsidRDefault="006041F2">
      <w:pPr>
        <w:autoSpaceDE w:val="0"/>
        <w:autoSpaceDN w:val="0"/>
        <w:adjustRightInd w:val="0"/>
        <w:spacing w:after="0" w:line="240" w:lineRule="auto"/>
        <w:ind w:left="288"/>
        <w:rPr>
          <w:ins w:id="2118" w:author="Author"/>
          <w:del w:id="2119" w:author="Author"/>
          <w:rFonts w:ascii="Consolas" w:hAnsi="Consolas" w:cs="Consolas"/>
          <w:color w:val="000000"/>
          <w:sz w:val="19"/>
          <w:szCs w:val="19"/>
        </w:rPr>
        <w:pPrChange w:id="2120" w:author="Author">
          <w:pPr>
            <w:autoSpaceDE w:val="0"/>
            <w:autoSpaceDN w:val="0"/>
            <w:adjustRightInd w:val="0"/>
            <w:spacing w:after="0" w:line="240" w:lineRule="auto"/>
          </w:pPr>
        </w:pPrChange>
      </w:pPr>
      <w:ins w:id="2121" w:author="Author">
        <w:del w:id="21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transform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ST_Matrix3D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CBF7DA1" w14:textId="411727F5" w:rsidR="006041F2" w:rsidDel="00015253" w:rsidRDefault="006041F2">
      <w:pPr>
        <w:autoSpaceDE w:val="0"/>
        <w:autoSpaceDN w:val="0"/>
        <w:adjustRightInd w:val="0"/>
        <w:spacing w:after="0" w:line="240" w:lineRule="auto"/>
        <w:ind w:left="288"/>
        <w:rPr>
          <w:ins w:id="2123" w:author="Author"/>
          <w:del w:id="2124" w:author="Author"/>
          <w:rFonts w:ascii="Consolas" w:hAnsi="Consolas" w:cs="Consolas"/>
          <w:color w:val="000000"/>
          <w:sz w:val="19"/>
          <w:szCs w:val="19"/>
        </w:rPr>
        <w:pPrChange w:id="2125" w:author="Author">
          <w:pPr>
            <w:autoSpaceDE w:val="0"/>
            <w:autoSpaceDN w:val="0"/>
            <w:adjustRightInd w:val="0"/>
            <w:spacing w:after="0" w:line="240" w:lineRule="auto"/>
          </w:pPr>
        </w:pPrChange>
      </w:pPr>
      <w:ins w:id="2126" w:author="Author">
        <w:del w:id="21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943498D" w14:textId="1DFAB162" w:rsidR="006041F2" w:rsidDel="00015253" w:rsidRDefault="006041F2">
      <w:pPr>
        <w:autoSpaceDE w:val="0"/>
        <w:autoSpaceDN w:val="0"/>
        <w:adjustRightInd w:val="0"/>
        <w:spacing w:after="0" w:line="240" w:lineRule="auto"/>
        <w:ind w:left="288"/>
        <w:rPr>
          <w:ins w:id="2128" w:author="Author"/>
          <w:del w:id="2129" w:author="Author"/>
          <w:rFonts w:ascii="Consolas" w:hAnsi="Consolas" w:cs="Consolas"/>
          <w:color w:val="000000"/>
          <w:sz w:val="19"/>
          <w:szCs w:val="19"/>
        </w:rPr>
        <w:pPrChange w:id="2130" w:author="Author">
          <w:pPr>
            <w:autoSpaceDE w:val="0"/>
            <w:autoSpaceDN w:val="0"/>
            <w:adjustRightInd w:val="0"/>
            <w:spacing w:after="0" w:line="240" w:lineRule="auto"/>
          </w:pPr>
        </w:pPrChange>
      </w:pPr>
      <w:ins w:id="2131" w:author="Author">
        <w:del w:id="21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2569A2AE" w14:textId="77AB2EA8" w:rsidR="006041F2" w:rsidDel="00015253" w:rsidRDefault="006041F2">
      <w:pPr>
        <w:autoSpaceDE w:val="0"/>
        <w:autoSpaceDN w:val="0"/>
        <w:adjustRightInd w:val="0"/>
        <w:spacing w:after="0" w:line="240" w:lineRule="auto"/>
        <w:ind w:left="288"/>
        <w:rPr>
          <w:ins w:id="2133" w:author="Author"/>
          <w:del w:id="2134" w:author="Author"/>
          <w:rFonts w:ascii="Consolas" w:hAnsi="Consolas" w:cs="Consolas"/>
          <w:color w:val="000000"/>
          <w:sz w:val="19"/>
          <w:szCs w:val="19"/>
        </w:rPr>
        <w:pPrChange w:id="2135" w:author="Author">
          <w:pPr>
            <w:autoSpaceDE w:val="0"/>
            <w:autoSpaceDN w:val="0"/>
            <w:adjustRightInd w:val="0"/>
            <w:spacing w:after="0" w:line="240" w:lineRule="auto"/>
          </w:pPr>
        </w:pPrChange>
      </w:pPr>
      <w:ins w:id="2136" w:author="Author">
        <w:del w:id="21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mixed</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true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092BBCF" w14:textId="6FE38F8F" w:rsidR="006041F2" w:rsidDel="00015253" w:rsidRDefault="006041F2">
      <w:pPr>
        <w:autoSpaceDE w:val="0"/>
        <w:autoSpaceDN w:val="0"/>
        <w:adjustRightInd w:val="0"/>
        <w:spacing w:after="0" w:line="240" w:lineRule="auto"/>
        <w:ind w:left="288"/>
        <w:rPr>
          <w:ins w:id="2138" w:author="Author"/>
          <w:del w:id="2139" w:author="Author"/>
          <w:rFonts w:ascii="Consolas" w:hAnsi="Consolas" w:cs="Consolas"/>
          <w:color w:val="000000"/>
          <w:sz w:val="19"/>
          <w:szCs w:val="19"/>
        </w:rPr>
        <w:pPrChange w:id="2140" w:author="Author">
          <w:pPr>
            <w:autoSpaceDE w:val="0"/>
            <w:autoSpaceDN w:val="0"/>
            <w:adjustRightInd w:val="0"/>
            <w:spacing w:after="0" w:line="240" w:lineRule="auto"/>
          </w:pPr>
        </w:pPrChange>
      </w:pPr>
      <w:ins w:id="2141" w:author="Author">
        <w:del w:id="21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name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xs:QName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83BE2CA" w14:textId="5FABB9B6" w:rsidR="006041F2" w:rsidDel="00015253" w:rsidRDefault="006041F2">
      <w:pPr>
        <w:autoSpaceDE w:val="0"/>
        <w:autoSpaceDN w:val="0"/>
        <w:adjustRightInd w:val="0"/>
        <w:spacing w:after="0" w:line="240" w:lineRule="auto"/>
        <w:ind w:left="288"/>
        <w:rPr>
          <w:ins w:id="2143" w:author="Author"/>
          <w:del w:id="2144" w:author="Author"/>
          <w:rFonts w:ascii="Consolas" w:hAnsi="Consolas" w:cs="Consolas"/>
          <w:color w:val="000000"/>
          <w:sz w:val="19"/>
          <w:szCs w:val="19"/>
        </w:rPr>
        <w:pPrChange w:id="2145" w:author="Author">
          <w:pPr>
            <w:autoSpaceDE w:val="0"/>
            <w:autoSpaceDN w:val="0"/>
            <w:adjustRightInd w:val="0"/>
            <w:spacing w:after="0" w:line="240" w:lineRule="auto"/>
          </w:pPr>
        </w:pPrChange>
      </w:pPr>
      <w:ins w:id="2146" w:author="Author">
        <w:del w:id="21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preserve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xs:boolean</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optional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/&gt;</w:delText>
          </w:r>
        </w:del>
      </w:ins>
    </w:p>
    <w:p w14:paraId="2C78637C" w14:textId="08F65892" w:rsidR="006041F2" w:rsidDel="00015253" w:rsidRDefault="006041F2">
      <w:pPr>
        <w:autoSpaceDE w:val="0"/>
        <w:autoSpaceDN w:val="0"/>
        <w:adjustRightInd w:val="0"/>
        <w:spacing w:after="0" w:line="240" w:lineRule="auto"/>
        <w:ind w:left="288"/>
        <w:rPr>
          <w:ins w:id="2148" w:author="Author"/>
          <w:del w:id="2149" w:author="Author"/>
          <w:rFonts w:ascii="Consolas" w:hAnsi="Consolas" w:cs="Consolas"/>
          <w:color w:val="000000"/>
          <w:sz w:val="19"/>
          <w:szCs w:val="19"/>
        </w:rPr>
        <w:pPrChange w:id="2150" w:author="Author">
          <w:pPr>
            <w:autoSpaceDE w:val="0"/>
            <w:autoSpaceDN w:val="0"/>
            <w:adjustRightInd w:val="0"/>
            <w:spacing w:after="0" w:line="240" w:lineRule="auto"/>
          </w:pPr>
        </w:pPrChange>
      </w:pPr>
      <w:ins w:id="2151" w:author="Author">
        <w:del w:id="21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type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optional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/&gt;</w:delText>
          </w:r>
        </w:del>
      </w:ins>
    </w:p>
    <w:p w14:paraId="218D4884" w14:textId="21B96CDF" w:rsidR="006041F2" w:rsidDel="00015253" w:rsidRDefault="006041F2">
      <w:pPr>
        <w:autoSpaceDE w:val="0"/>
        <w:autoSpaceDN w:val="0"/>
        <w:adjustRightInd w:val="0"/>
        <w:spacing w:after="0" w:line="240" w:lineRule="auto"/>
        <w:ind w:left="288"/>
        <w:rPr>
          <w:ins w:id="2153" w:author="Author"/>
          <w:del w:id="2154" w:author="Author"/>
          <w:rFonts w:ascii="Consolas" w:hAnsi="Consolas" w:cs="Consolas"/>
          <w:color w:val="000000"/>
          <w:sz w:val="19"/>
          <w:szCs w:val="19"/>
        </w:rPr>
        <w:pPrChange w:id="2155" w:author="Author">
          <w:pPr>
            <w:autoSpaceDE w:val="0"/>
            <w:autoSpaceDN w:val="0"/>
            <w:adjustRightInd w:val="0"/>
            <w:spacing w:after="0" w:line="240" w:lineRule="auto"/>
          </w:pPr>
        </w:pPrChange>
      </w:pPr>
      <w:ins w:id="2156" w:author="Author">
        <w:del w:id="21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4423B9D5" w14:textId="3D04AA61" w:rsidR="006041F2" w:rsidDel="00015253" w:rsidRDefault="006041F2">
      <w:pPr>
        <w:autoSpaceDE w:val="0"/>
        <w:autoSpaceDN w:val="0"/>
        <w:adjustRightInd w:val="0"/>
        <w:spacing w:after="0" w:line="240" w:lineRule="auto"/>
        <w:ind w:left="288"/>
        <w:rPr>
          <w:ins w:id="2158" w:author="Author"/>
          <w:del w:id="2159" w:author="Author"/>
          <w:rFonts w:ascii="Consolas" w:hAnsi="Consolas" w:cs="Consolas"/>
          <w:color w:val="000000"/>
          <w:sz w:val="19"/>
          <w:szCs w:val="19"/>
        </w:rPr>
        <w:pPrChange w:id="2160" w:author="Author">
          <w:pPr>
            <w:autoSpaceDE w:val="0"/>
            <w:autoSpaceDN w:val="0"/>
            <w:adjustRightInd w:val="0"/>
            <w:spacing w:after="0" w:line="240" w:lineRule="auto"/>
          </w:pPr>
        </w:pPrChange>
      </w:pPr>
      <w:ins w:id="2161" w:author="Author">
        <w:del w:id="21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CT_Item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9CFDF7" w14:textId="0FCA98CA" w:rsidR="006041F2" w:rsidDel="00015253" w:rsidRDefault="006041F2">
      <w:pPr>
        <w:autoSpaceDE w:val="0"/>
        <w:autoSpaceDN w:val="0"/>
        <w:adjustRightInd w:val="0"/>
        <w:spacing w:after="0" w:line="240" w:lineRule="auto"/>
        <w:ind w:left="288"/>
        <w:rPr>
          <w:ins w:id="2163" w:author="Author"/>
          <w:del w:id="2164" w:author="Author"/>
          <w:rFonts w:ascii="Consolas" w:hAnsi="Consolas" w:cs="Consolas"/>
          <w:color w:val="000000"/>
          <w:sz w:val="19"/>
          <w:szCs w:val="19"/>
        </w:rPr>
        <w:pPrChange w:id="2165" w:author="Author">
          <w:pPr>
            <w:autoSpaceDE w:val="0"/>
            <w:autoSpaceDN w:val="0"/>
            <w:adjustRightInd w:val="0"/>
            <w:spacing w:after="0" w:line="240" w:lineRule="auto"/>
          </w:pPr>
        </w:pPrChange>
      </w:pPr>
      <w:ins w:id="2166" w:author="Author">
        <w:del w:id="21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06C7C18E" w14:textId="1AC4D5A3" w:rsidR="006041F2" w:rsidDel="00015253" w:rsidRDefault="006041F2">
      <w:pPr>
        <w:autoSpaceDE w:val="0"/>
        <w:autoSpaceDN w:val="0"/>
        <w:adjustRightInd w:val="0"/>
        <w:spacing w:after="0" w:line="240" w:lineRule="auto"/>
        <w:ind w:left="288"/>
        <w:rPr>
          <w:ins w:id="2168" w:author="Author"/>
          <w:del w:id="2169" w:author="Author"/>
          <w:rFonts w:ascii="Consolas" w:hAnsi="Consolas" w:cs="Consolas"/>
          <w:color w:val="000000"/>
          <w:sz w:val="19"/>
          <w:szCs w:val="19"/>
        </w:rPr>
        <w:pPrChange w:id="2170" w:author="Author">
          <w:pPr>
            <w:autoSpaceDE w:val="0"/>
            <w:autoSpaceDN w:val="0"/>
            <w:adjustRightInd w:val="0"/>
            <w:spacing w:after="0" w:line="240" w:lineRule="auto"/>
          </w:pPr>
        </w:pPrChange>
      </w:pPr>
      <w:ins w:id="2171" w:author="Author">
        <w:del w:id="217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8590960" w14:textId="6F15B570" w:rsidR="006041F2" w:rsidDel="00015253" w:rsidRDefault="006041F2">
      <w:pPr>
        <w:autoSpaceDE w:val="0"/>
        <w:autoSpaceDN w:val="0"/>
        <w:adjustRightInd w:val="0"/>
        <w:spacing w:after="0" w:line="240" w:lineRule="auto"/>
        <w:ind w:left="288"/>
        <w:rPr>
          <w:ins w:id="2173" w:author="Author"/>
          <w:del w:id="2174" w:author="Author"/>
          <w:rFonts w:ascii="Consolas" w:hAnsi="Consolas" w:cs="Consolas"/>
          <w:color w:val="000000"/>
          <w:sz w:val="19"/>
          <w:szCs w:val="19"/>
        </w:rPr>
        <w:pPrChange w:id="2175" w:author="Author">
          <w:pPr>
            <w:autoSpaceDE w:val="0"/>
            <w:autoSpaceDN w:val="0"/>
            <w:adjustRightInd w:val="0"/>
            <w:spacing w:after="0" w:line="240" w:lineRule="auto"/>
          </w:pPr>
        </w:pPrChange>
      </w:pPr>
      <w:ins w:id="2176" w:author="Author">
        <w:del w:id="2177" w:author="Author">
          <w:r w:rsidDel="00015253">
            <w:rPr>
              <w:rFonts w:ascii="Consolas" w:hAnsi="Consolas" w:cs="Consolas"/>
              <w:color w:val="0000FF"/>
              <w:sz w:val="19"/>
              <w:szCs w:val="19"/>
            </w:rPr>
            <w:lastRenderedPageBreak/>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4AC988D5" w14:textId="1AC80BA9" w:rsidR="006041F2" w:rsidDel="00015253" w:rsidRDefault="006041F2">
      <w:pPr>
        <w:autoSpaceDE w:val="0"/>
        <w:autoSpaceDN w:val="0"/>
        <w:adjustRightInd w:val="0"/>
        <w:spacing w:after="0" w:line="240" w:lineRule="auto"/>
        <w:ind w:left="288"/>
        <w:rPr>
          <w:ins w:id="2178" w:author="Author"/>
          <w:del w:id="2179" w:author="Author"/>
          <w:rFonts w:ascii="Consolas" w:hAnsi="Consolas" w:cs="Consolas"/>
          <w:color w:val="000000"/>
          <w:sz w:val="19"/>
          <w:szCs w:val="19"/>
        </w:rPr>
        <w:pPrChange w:id="2180" w:author="Author">
          <w:pPr>
            <w:autoSpaceDE w:val="0"/>
            <w:autoSpaceDN w:val="0"/>
            <w:adjustRightInd w:val="0"/>
            <w:spacing w:after="0" w:line="240" w:lineRule="auto"/>
          </w:pPr>
        </w:pPrChange>
      </w:pPr>
      <w:ins w:id="2181" w:author="Author">
        <w:del w:id="21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objectid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0932EDE" w14:textId="005DA5B3" w:rsidR="006041F2" w:rsidDel="00015253" w:rsidRDefault="006041F2">
      <w:pPr>
        <w:autoSpaceDE w:val="0"/>
        <w:autoSpaceDN w:val="0"/>
        <w:adjustRightInd w:val="0"/>
        <w:spacing w:after="0" w:line="240" w:lineRule="auto"/>
        <w:ind w:left="288"/>
        <w:rPr>
          <w:ins w:id="2183" w:author="Author"/>
          <w:del w:id="2184" w:author="Author"/>
          <w:rFonts w:ascii="Consolas" w:hAnsi="Consolas" w:cs="Consolas"/>
          <w:color w:val="000000"/>
          <w:sz w:val="19"/>
          <w:szCs w:val="19"/>
        </w:rPr>
        <w:pPrChange w:id="2185" w:author="Author">
          <w:pPr>
            <w:autoSpaceDE w:val="0"/>
            <w:autoSpaceDN w:val="0"/>
            <w:adjustRightInd w:val="0"/>
            <w:spacing w:after="0" w:line="240" w:lineRule="auto"/>
          </w:pPr>
        </w:pPrChange>
      </w:pPr>
      <w:ins w:id="2186" w:author="Author">
        <w:del w:id="21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transform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ST_Matrix3D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979CC2C" w14:textId="18FCE5DC" w:rsidR="006041F2" w:rsidDel="00015253" w:rsidRDefault="006041F2">
      <w:pPr>
        <w:autoSpaceDE w:val="0"/>
        <w:autoSpaceDN w:val="0"/>
        <w:adjustRightInd w:val="0"/>
        <w:spacing w:after="0" w:line="240" w:lineRule="auto"/>
        <w:ind w:left="288"/>
        <w:rPr>
          <w:ins w:id="2188" w:author="Author"/>
          <w:del w:id="2189" w:author="Author"/>
          <w:rFonts w:ascii="Consolas" w:hAnsi="Consolas" w:cs="Consolas"/>
          <w:color w:val="000000"/>
          <w:sz w:val="19"/>
          <w:szCs w:val="19"/>
        </w:rPr>
        <w:pPrChange w:id="2190" w:author="Author">
          <w:pPr>
            <w:autoSpaceDE w:val="0"/>
            <w:autoSpaceDN w:val="0"/>
            <w:adjustRightInd w:val="0"/>
            <w:spacing w:after="0" w:line="240" w:lineRule="auto"/>
          </w:pPr>
        </w:pPrChange>
      </w:pPr>
      <w:ins w:id="2191" w:author="Author">
        <w:del w:id="219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partnumber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09A7F6F" w14:textId="28AA484B" w:rsidR="006041F2" w:rsidDel="00015253" w:rsidRDefault="006041F2">
      <w:pPr>
        <w:autoSpaceDE w:val="0"/>
        <w:autoSpaceDN w:val="0"/>
        <w:adjustRightInd w:val="0"/>
        <w:spacing w:after="0" w:line="240" w:lineRule="auto"/>
        <w:ind w:left="288"/>
        <w:rPr>
          <w:ins w:id="2193" w:author="Author"/>
          <w:del w:id="2194" w:author="Author"/>
          <w:rFonts w:ascii="Consolas" w:hAnsi="Consolas" w:cs="Consolas"/>
          <w:color w:val="000000"/>
          <w:sz w:val="19"/>
          <w:szCs w:val="19"/>
        </w:rPr>
        <w:pPrChange w:id="2195" w:author="Author">
          <w:pPr>
            <w:autoSpaceDE w:val="0"/>
            <w:autoSpaceDN w:val="0"/>
            <w:adjustRightInd w:val="0"/>
            <w:spacing w:after="0" w:line="240" w:lineRule="auto"/>
          </w:pPr>
        </w:pPrChange>
      </w:pPr>
      <w:ins w:id="2196" w:author="Author">
        <w:del w:id="21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217C227" w14:textId="4C99ACB0" w:rsidR="006041F2" w:rsidDel="00015253" w:rsidRDefault="006041F2">
      <w:pPr>
        <w:autoSpaceDE w:val="0"/>
        <w:autoSpaceDN w:val="0"/>
        <w:adjustRightInd w:val="0"/>
        <w:spacing w:after="0" w:line="240" w:lineRule="auto"/>
        <w:ind w:left="288"/>
        <w:rPr>
          <w:ins w:id="2198" w:author="Author"/>
          <w:del w:id="2199" w:author="Author"/>
          <w:rFonts w:ascii="Consolas" w:hAnsi="Consolas" w:cs="Consolas"/>
          <w:color w:val="000000"/>
          <w:sz w:val="19"/>
          <w:szCs w:val="19"/>
        </w:rPr>
        <w:pPrChange w:id="2200" w:author="Author">
          <w:pPr>
            <w:autoSpaceDE w:val="0"/>
            <w:autoSpaceDN w:val="0"/>
            <w:adjustRightInd w:val="0"/>
            <w:spacing w:after="0" w:line="240" w:lineRule="auto"/>
          </w:pPr>
        </w:pPrChange>
      </w:pPr>
      <w:ins w:id="2201" w:author="Author">
        <w:del w:id="22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148043B0" w14:textId="66C1B121" w:rsidR="006041F2" w:rsidDel="00015253" w:rsidRDefault="006041F2">
      <w:pPr>
        <w:autoSpaceDE w:val="0"/>
        <w:autoSpaceDN w:val="0"/>
        <w:adjustRightInd w:val="0"/>
        <w:spacing w:after="0" w:line="240" w:lineRule="auto"/>
        <w:ind w:left="288"/>
        <w:rPr>
          <w:ins w:id="2203" w:author="Author"/>
          <w:del w:id="2204" w:author="Author"/>
          <w:rFonts w:ascii="Consolas" w:hAnsi="Consolas" w:cs="Consolas"/>
          <w:color w:val="000000"/>
          <w:sz w:val="19"/>
          <w:szCs w:val="19"/>
        </w:rPr>
        <w:pPrChange w:id="2205" w:author="Author">
          <w:pPr>
            <w:autoSpaceDE w:val="0"/>
            <w:autoSpaceDN w:val="0"/>
            <w:adjustRightInd w:val="0"/>
            <w:spacing w:after="0" w:line="240" w:lineRule="auto"/>
          </w:pPr>
        </w:pPrChange>
      </w:pPr>
      <w:ins w:id="2206" w:author="Author">
        <w:del w:id="2207" w:author="Author">
          <w:r w:rsidDel="00015253">
            <w:rPr>
              <w:rFonts w:ascii="Consolas" w:hAnsi="Consolas" w:cs="Consolas"/>
              <w:color w:val="0000FF"/>
              <w:sz w:val="19"/>
              <w:szCs w:val="19"/>
            </w:rPr>
            <w:delText>&lt;!--</w:delText>
          </w:r>
          <w:r w:rsidDel="00015253">
            <w:rPr>
              <w:rFonts w:ascii="Consolas" w:hAnsi="Consolas" w:cs="Consolas"/>
              <w:color w:val="008000"/>
              <w:sz w:val="19"/>
              <w:szCs w:val="19"/>
            </w:rPr>
            <w:delText xml:space="preserve"> Simple Types </w:delText>
          </w:r>
          <w:r w:rsidDel="00015253">
            <w:rPr>
              <w:rFonts w:ascii="Consolas" w:hAnsi="Consolas" w:cs="Consolas"/>
              <w:color w:val="0000FF"/>
              <w:sz w:val="19"/>
              <w:szCs w:val="19"/>
            </w:rPr>
            <w:delText>--&gt;</w:delText>
          </w:r>
        </w:del>
      </w:ins>
    </w:p>
    <w:p w14:paraId="17B1719C" w14:textId="1A995FF3" w:rsidR="006041F2" w:rsidDel="00015253" w:rsidRDefault="006041F2">
      <w:pPr>
        <w:autoSpaceDE w:val="0"/>
        <w:autoSpaceDN w:val="0"/>
        <w:adjustRightInd w:val="0"/>
        <w:spacing w:after="0" w:line="240" w:lineRule="auto"/>
        <w:ind w:left="288"/>
        <w:rPr>
          <w:ins w:id="2208" w:author="Author"/>
          <w:del w:id="2209" w:author="Author"/>
          <w:rFonts w:ascii="Consolas" w:hAnsi="Consolas" w:cs="Consolas"/>
          <w:color w:val="000000"/>
          <w:sz w:val="19"/>
          <w:szCs w:val="19"/>
        </w:rPr>
        <w:pPrChange w:id="2210" w:author="Author">
          <w:pPr>
            <w:autoSpaceDE w:val="0"/>
            <w:autoSpaceDN w:val="0"/>
            <w:adjustRightInd w:val="0"/>
            <w:spacing w:after="0" w:line="240" w:lineRule="auto"/>
          </w:pPr>
        </w:pPrChange>
      </w:pPr>
      <w:ins w:id="2211" w:author="Author">
        <w:del w:id="22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ST_Unit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D6029C5" w14:textId="763D6B9A" w:rsidR="006041F2" w:rsidDel="00015253" w:rsidRDefault="006041F2">
      <w:pPr>
        <w:autoSpaceDE w:val="0"/>
        <w:autoSpaceDN w:val="0"/>
        <w:adjustRightInd w:val="0"/>
        <w:spacing w:after="0" w:line="240" w:lineRule="auto"/>
        <w:ind w:left="288"/>
        <w:rPr>
          <w:ins w:id="2213" w:author="Author"/>
          <w:del w:id="2214" w:author="Author"/>
          <w:rFonts w:ascii="Consolas" w:hAnsi="Consolas" w:cs="Consolas"/>
          <w:color w:val="000000"/>
          <w:sz w:val="19"/>
          <w:szCs w:val="19"/>
        </w:rPr>
        <w:pPrChange w:id="2215" w:author="Author">
          <w:pPr>
            <w:autoSpaceDE w:val="0"/>
            <w:autoSpaceDN w:val="0"/>
            <w:adjustRightInd w:val="0"/>
            <w:spacing w:after="0" w:line="240" w:lineRule="auto"/>
          </w:pPr>
        </w:pPrChange>
      </w:pPr>
      <w:ins w:id="2216" w:author="Author">
        <w:del w:id="221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D2F119B" w14:textId="2A677DE2" w:rsidR="006041F2" w:rsidDel="00015253" w:rsidRDefault="006041F2">
      <w:pPr>
        <w:autoSpaceDE w:val="0"/>
        <w:autoSpaceDN w:val="0"/>
        <w:adjustRightInd w:val="0"/>
        <w:spacing w:after="0" w:line="240" w:lineRule="auto"/>
        <w:ind w:left="288"/>
        <w:rPr>
          <w:ins w:id="2218" w:author="Author"/>
          <w:del w:id="2219" w:author="Author"/>
          <w:rFonts w:ascii="Consolas" w:hAnsi="Consolas" w:cs="Consolas"/>
          <w:color w:val="000000"/>
          <w:sz w:val="19"/>
          <w:szCs w:val="19"/>
        </w:rPr>
        <w:pPrChange w:id="2220" w:author="Author">
          <w:pPr>
            <w:autoSpaceDE w:val="0"/>
            <w:autoSpaceDN w:val="0"/>
            <w:adjustRightInd w:val="0"/>
            <w:spacing w:after="0" w:line="240" w:lineRule="auto"/>
          </w:pPr>
        </w:pPrChange>
      </w:pPr>
      <w:ins w:id="2221" w:author="Author">
        <w:del w:id="22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micron</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1C33323" w14:textId="64CE6D40" w:rsidR="006041F2" w:rsidDel="00015253" w:rsidRDefault="006041F2">
      <w:pPr>
        <w:autoSpaceDE w:val="0"/>
        <w:autoSpaceDN w:val="0"/>
        <w:adjustRightInd w:val="0"/>
        <w:spacing w:after="0" w:line="240" w:lineRule="auto"/>
        <w:ind w:left="288"/>
        <w:rPr>
          <w:ins w:id="2223" w:author="Author"/>
          <w:del w:id="2224" w:author="Author"/>
          <w:rFonts w:ascii="Consolas" w:hAnsi="Consolas" w:cs="Consolas"/>
          <w:color w:val="000000"/>
          <w:sz w:val="19"/>
          <w:szCs w:val="19"/>
        </w:rPr>
        <w:pPrChange w:id="2225" w:author="Author">
          <w:pPr>
            <w:autoSpaceDE w:val="0"/>
            <w:autoSpaceDN w:val="0"/>
            <w:adjustRightInd w:val="0"/>
            <w:spacing w:after="0" w:line="240" w:lineRule="auto"/>
          </w:pPr>
        </w:pPrChange>
      </w:pPr>
      <w:ins w:id="2226" w:author="Author">
        <w:del w:id="22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millimeter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88D98A9" w14:textId="299F0459" w:rsidR="006041F2" w:rsidDel="00015253" w:rsidRDefault="006041F2">
      <w:pPr>
        <w:autoSpaceDE w:val="0"/>
        <w:autoSpaceDN w:val="0"/>
        <w:adjustRightInd w:val="0"/>
        <w:spacing w:after="0" w:line="240" w:lineRule="auto"/>
        <w:ind w:left="288"/>
        <w:rPr>
          <w:ins w:id="2228" w:author="Author"/>
          <w:del w:id="2229" w:author="Author"/>
          <w:rFonts w:ascii="Consolas" w:hAnsi="Consolas" w:cs="Consolas"/>
          <w:color w:val="000000"/>
          <w:sz w:val="19"/>
          <w:szCs w:val="19"/>
        </w:rPr>
        <w:pPrChange w:id="2230" w:author="Author">
          <w:pPr>
            <w:autoSpaceDE w:val="0"/>
            <w:autoSpaceDN w:val="0"/>
            <w:adjustRightInd w:val="0"/>
            <w:spacing w:after="0" w:line="240" w:lineRule="auto"/>
          </w:pPr>
        </w:pPrChange>
      </w:pPr>
      <w:ins w:id="2231" w:author="Author">
        <w:del w:id="22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centimeter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B266827" w14:textId="03776CAC" w:rsidR="006041F2" w:rsidDel="00015253" w:rsidRDefault="006041F2">
      <w:pPr>
        <w:autoSpaceDE w:val="0"/>
        <w:autoSpaceDN w:val="0"/>
        <w:adjustRightInd w:val="0"/>
        <w:spacing w:after="0" w:line="240" w:lineRule="auto"/>
        <w:ind w:left="288"/>
        <w:rPr>
          <w:ins w:id="2233" w:author="Author"/>
          <w:del w:id="2234" w:author="Author"/>
          <w:rFonts w:ascii="Consolas" w:hAnsi="Consolas" w:cs="Consolas"/>
          <w:color w:val="000000"/>
          <w:sz w:val="19"/>
          <w:szCs w:val="19"/>
        </w:rPr>
        <w:pPrChange w:id="2235" w:author="Author">
          <w:pPr>
            <w:autoSpaceDE w:val="0"/>
            <w:autoSpaceDN w:val="0"/>
            <w:adjustRightInd w:val="0"/>
            <w:spacing w:after="0" w:line="240" w:lineRule="auto"/>
          </w:pPr>
        </w:pPrChange>
      </w:pPr>
      <w:ins w:id="2236" w:author="Author">
        <w:del w:id="22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inch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B769B6E" w14:textId="225F6456" w:rsidR="006041F2" w:rsidDel="00015253" w:rsidRDefault="006041F2">
      <w:pPr>
        <w:autoSpaceDE w:val="0"/>
        <w:autoSpaceDN w:val="0"/>
        <w:adjustRightInd w:val="0"/>
        <w:spacing w:after="0" w:line="240" w:lineRule="auto"/>
        <w:ind w:left="288"/>
        <w:rPr>
          <w:ins w:id="2238" w:author="Author"/>
          <w:del w:id="2239" w:author="Author"/>
          <w:rFonts w:ascii="Consolas" w:hAnsi="Consolas" w:cs="Consolas"/>
          <w:color w:val="000000"/>
          <w:sz w:val="19"/>
          <w:szCs w:val="19"/>
        </w:rPr>
        <w:pPrChange w:id="2240" w:author="Author">
          <w:pPr>
            <w:autoSpaceDE w:val="0"/>
            <w:autoSpaceDN w:val="0"/>
            <w:adjustRightInd w:val="0"/>
            <w:spacing w:after="0" w:line="240" w:lineRule="auto"/>
          </w:pPr>
        </w:pPrChange>
      </w:pPr>
      <w:ins w:id="2241" w:author="Author">
        <w:del w:id="22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foot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03576CB" w14:textId="1F02C6E8" w:rsidR="006041F2" w:rsidDel="00015253" w:rsidRDefault="006041F2">
      <w:pPr>
        <w:autoSpaceDE w:val="0"/>
        <w:autoSpaceDN w:val="0"/>
        <w:adjustRightInd w:val="0"/>
        <w:spacing w:after="0" w:line="240" w:lineRule="auto"/>
        <w:ind w:left="288"/>
        <w:rPr>
          <w:ins w:id="2243" w:author="Author"/>
          <w:del w:id="2244" w:author="Author"/>
          <w:rFonts w:ascii="Consolas" w:hAnsi="Consolas" w:cs="Consolas"/>
          <w:color w:val="000000"/>
          <w:sz w:val="19"/>
          <w:szCs w:val="19"/>
        </w:rPr>
        <w:pPrChange w:id="2245" w:author="Author">
          <w:pPr>
            <w:autoSpaceDE w:val="0"/>
            <w:autoSpaceDN w:val="0"/>
            <w:adjustRightInd w:val="0"/>
            <w:spacing w:after="0" w:line="240" w:lineRule="auto"/>
          </w:pPr>
        </w:pPrChange>
      </w:pPr>
      <w:ins w:id="2246" w:author="Author">
        <w:del w:id="22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E1B2D8C" w14:textId="3560948E" w:rsidR="006041F2" w:rsidDel="00015253" w:rsidRDefault="006041F2">
      <w:pPr>
        <w:autoSpaceDE w:val="0"/>
        <w:autoSpaceDN w:val="0"/>
        <w:adjustRightInd w:val="0"/>
        <w:spacing w:after="0" w:line="240" w:lineRule="auto"/>
        <w:ind w:left="288"/>
        <w:rPr>
          <w:ins w:id="2248" w:author="Author"/>
          <w:del w:id="2249" w:author="Author"/>
          <w:rFonts w:ascii="Consolas" w:hAnsi="Consolas" w:cs="Consolas"/>
          <w:color w:val="000000"/>
          <w:sz w:val="19"/>
          <w:szCs w:val="19"/>
        </w:rPr>
        <w:pPrChange w:id="2250" w:author="Author">
          <w:pPr>
            <w:autoSpaceDE w:val="0"/>
            <w:autoSpaceDN w:val="0"/>
            <w:adjustRightInd w:val="0"/>
            <w:spacing w:after="0" w:line="240" w:lineRule="auto"/>
          </w:pPr>
        </w:pPrChange>
      </w:pPr>
      <w:ins w:id="2251" w:author="Author">
        <w:del w:id="22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73AF51F6" w14:textId="7344EBB4" w:rsidR="006041F2" w:rsidDel="00015253" w:rsidRDefault="006041F2">
      <w:pPr>
        <w:autoSpaceDE w:val="0"/>
        <w:autoSpaceDN w:val="0"/>
        <w:adjustRightInd w:val="0"/>
        <w:spacing w:after="0" w:line="240" w:lineRule="auto"/>
        <w:ind w:left="288"/>
        <w:rPr>
          <w:ins w:id="2253" w:author="Author"/>
          <w:del w:id="2254" w:author="Author"/>
          <w:rFonts w:ascii="Consolas" w:hAnsi="Consolas" w:cs="Consolas"/>
          <w:color w:val="000000"/>
          <w:sz w:val="19"/>
          <w:szCs w:val="19"/>
        </w:rPr>
        <w:pPrChange w:id="2255" w:author="Author">
          <w:pPr>
            <w:autoSpaceDE w:val="0"/>
            <w:autoSpaceDN w:val="0"/>
            <w:adjustRightInd w:val="0"/>
            <w:spacing w:after="0" w:line="240" w:lineRule="auto"/>
          </w:pPr>
        </w:pPrChange>
      </w:pPr>
      <w:ins w:id="2256" w:author="Author">
        <w:del w:id="22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27E83F2F" w14:textId="67EAC1AF" w:rsidR="006041F2" w:rsidDel="00015253" w:rsidRDefault="006041F2">
      <w:pPr>
        <w:autoSpaceDE w:val="0"/>
        <w:autoSpaceDN w:val="0"/>
        <w:adjustRightInd w:val="0"/>
        <w:spacing w:after="0" w:line="240" w:lineRule="auto"/>
        <w:ind w:left="288"/>
        <w:rPr>
          <w:ins w:id="2258" w:author="Author"/>
          <w:del w:id="2259" w:author="Author"/>
          <w:rFonts w:ascii="Consolas" w:hAnsi="Consolas" w:cs="Consolas"/>
          <w:color w:val="000000"/>
          <w:sz w:val="19"/>
          <w:szCs w:val="19"/>
        </w:rPr>
        <w:pPrChange w:id="2260" w:author="Author">
          <w:pPr>
            <w:autoSpaceDE w:val="0"/>
            <w:autoSpaceDN w:val="0"/>
            <w:adjustRightInd w:val="0"/>
            <w:spacing w:after="0" w:line="240" w:lineRule="auto"/>
          </w:pPr>
        </w:pPrChange>
      </w:pPr>
      <w:ins w:id="2261" w:author="Author">
        <w:del w:id="22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ST_ColorValue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3CCA872" w14:textId="7303B2CD" w:rsidR="006041F2" w:rsidDel="00015253" w:rsidRDefault="006041F2">
      <w:pPr>
        <w:autoSpaceDE w:val="0"/>
        <w:autoSpaceDN w:val="0"/>
        <w:adjustRightInd w:val="0"/>
        <w:spacing w:after="0" w:line="240" w:lineRule="auto"/>
        <w:ind w:left="288"/>
        <w:rPr>
          <w:ins w:id="2263" w:author="Author"/>
          <w:del w:id="2264" w:author="Author"/>
          <w:rFonts w:ascii="Consolas" w:hAnsi="Consolas" w:cs="Consolas"/>
          <w:color w:val="000000"/>
          <w:sz w:val="19"/>
          <w:szCs w:val="19"/>
        </w:rPr>
        <w:pPrChange w:id="2265" w:author="Author">
          <w:pPr>
            <w:autoSpaceDE w:val="0"/>
            <w:autoSpaceDN w:val="0"/>
            <w:adjustRightInd w:val="0"/>
            <w:spacing w:after="0" w:line="240" w:lineRule="auto"/>
          </w:pPr>
        </w:pPrChange>
      </w:pPr>
      <w:ins w:id="2266" w:author="Author">
        <w:del w:id="22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D66E3FF" w14:textId="1CAEF9A7" w:rsidR="006041F2" w:rsidDel="00015253" w:rsidRDefault="006041F2">
      <w:pPr>
        <w:autoSpaceDE w:val="0"/>
        <w:autoSpaceDN w:val="0"/>
        <w:adjustRightInd w:val="0"/>
        <w:spacing w:after="0" w:line="240" w:lineRule="auto"/>
        <w:ind w:left="288"/>
        <w:rPr>
          <w:ins w:id="2268" w:author="Author"/>
          <w:del w:id="2269" w:author="Author"/>
          <w:rFonts w:ascii="Consolas" w:hAnsi="Consolas" w:cs="Consolas"/>
          <w:color w:val="000000"/>
          <w:sz w:val="19"/>
          <w:szCs w:val="19"/>
        </w:rPr>
        <w:pPrChange w:id="2270" w:author="Author">
          <w:pPr>
            <w:autoSpaceDE w:val="0"/>
            <w:autoSpaceDN w:val="0"/>
            <w:adjustRightInd w:val="0"/>
            <w:spacing w:after="0" w:line="240" w:lineRule="auto"/>
          </w:pPr>
        </w:pPrChange>
      </w:pPr>
      <w:ins w:id="2271" w:author="Author">
        <w:del w:id="227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xs:pattern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#[0-9|A-F|a-f][0-9|A-F|a-f][0-9|A-F|a-f][0-9|A-F|a-f][0-9|A-F|a-f][0-9|A-F|a-f]([0-9|A-F|a-f][0-9|A-F|a-f])?</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F458B85" w14:textId="681135BC" w:rsidR="006041F2" w:rsidDel="00015253" w:rsidRDefault="006041F2">
      <w:pPr>
        <w:autoSpaceDE w:val="0"/>
        <w:autoSpaceDN w:val="0"/>
        <w:adjustRightInd w:val="0"/>
        <w:spacing w:after="0" w:line="240" w:lineRule="auto"/>
        <w:ind w:left="288"/>
        <w:rPr>
          <w:ins w:id="2273" w:author="Author"/>
          <w:del w:id="2274" w:author="Author"/>
          <w:rFonts w:ascii="Consolas" w:hAnsi="Consolas" w:cs="Consolas"/>
          <w:color w:val="000000"/>
          <w:sz w:val="19"/>
          <w:szCs w:val="19"/>
        </w:rPr>
        <w:pPrChange w:id="2275" w:author="Author">
          <w:pPr>
            <w:autoSpaceDE w:val="0"/>
            <w:autoSpaceDN w:val="0"/>
            <w:adjustRightInd w:val="0"/>
            <w:spacing w:after="0" w:line="240" w:lineRule="auto"/>
          </w:pPr>
        </w:pPrChange>
      </w:pPr>
      <w:ins w:id="2276" w:author="Author">
        <w:del w:id="227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0A065E03" w14:textId="2399CDD0" w:rsidR="006041F2" w:rsidDel="00015253" w:rsidRDefault="006041F2">
      <w:pPr>
        <w:autoSpaceDE w:val="0"/>
        <w:autoSpaceDN w:val="0"/>
        <w:adjustRightInd w:val="0"/>
        <w:spacing w:after="0" w:line="240" w:lineRule="auto"/>
        <w:ind w:left="288"/>
        <w:rPr>
          <w:ins w:id="2278" w:author="Author"/>
          <w:del w:id="2279" w:author="Author"/>
          <w:rFonts w:ascii="Consolas" w:hAnsi="Consolas" w:cs="Consolas"/>
          <w:color w:val="000000"/>
          <w:sz w:val="19"/>
          <w:szCs w:val="19"/>
        </w:rPr>
        <w:pPrChange w:id="2280" w:author="Author">
          <w:pPr>
            <w:autoSpaceDE w:val="0"/>
            <w:autoSpaceDN w:val="0"/>
            <w:adjustRightInd w:val="0"/>
            <w:spacing w:after="0" w:line="240" w:lineRule="auto"/>
          </w:pPr>
        </w:pPrChange>
      </w:pPr>
      <w:ins w:id="2281" w:author="Author">
        <w:del w:id="22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315153C3" w14:textId="1F5498F7" w:rsidR="006041F2" w:rsidDel="00015253" w:rsidRDefault="006041F2">
      <w:pPr>
        <w:autoSpaceDE w:val="0"/>
        <w:autoSpaceDN w:val="0"/>
        <w:adjustRightInd w:val="0"/>
        <w:spacing w:after="0" w:line="240" w:lineRule="auto"/>
        <w:ind w:left="288"/>
        <w:rPr>
          <w:ins w:id="2283" w:author="Author"/>
          <w:del w:id="2284" w:author="Author"/>
          <w:rFonts w:ascii="Consolas" w:hAnsi="Consolas" w:cs="Consolas"/>
          <w:color w:val="000000"/>
          <w:sz w:val="19"/>
          <w:szCs w:val="19"/>
        </w:rPr>
        <w:pPrChange w:id="2285" w:author="Author">
          <w:pPr>
            <w:autoSpaceDE w:val="0"/>
            <w:autoSpaceDN w:val="0"/>
            <w:adjustRightInd w:val="0"/>
            <w:spacing w:after="0" w:line="240" w:lineRule="auto"/>
          </w:pPr>
        </w:pPrChange>
      </w:pPr>
      <w:ins w:id="2286" w:author="Author">
        <w:del w:id="22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ST_UriReference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8071BEF" w14:textId="7E286AE5" w:rsidR="006041F2" w:rsidDel="00015253" w:rsidRDefault="006041F2">
      <w:pPr>
        <w:autoSpaceDE w:val="0"/>
        <w:autoSpaceDN w:val="0"/>
        <w:adjustRightInd w:val="0"/>
        <w:spacing w:after="0" w:line="240" w:lineRule="auto"/>
        <w:ind w:left="288"/>
        <w:rPr>
          <w:ins w:id="2288" w:author="Author"/>
          <w:del w:id="2289" w:author="Author"/>
          <w:rFonts w:ascii="Consolas" w:hAnsi="Consolas" w:cs="Consolas"/>
          <w:color w:val="000000"/>
          <w:sz w:val="19"/>
          <w:szCs w:val="19"/>
        </w:rPr>
        <w:pPrChange w:id="2290" w:author="Author">
          <w:pPr>
            <w:autoSpaceDE w:val="0"/>
            <w:autoSpaceDN w:val="0"/>
            <w:adjustRightInd w:val="0"/>
            <w:spacing w:after="0" w:line="240" w:lineRule="auto"/>
          </w:pPr>
        </w:pPrChange>
      </w:pPr>
      <w:ins w:id="2291" w:author="Author">
        <w:del w:id="229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xs:anyURI</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3C76D39" w14:textId="0188960E" w:rsidR="006041F2" w:rsidDel="00015253" w:rsidRDefault="006041F2">
      <w:pPr>
        <w:autoSpaceDE w:val="0"/>
        <w:autoSpaceDN w:val="0"/>
        <w:adjustRightInd w:val="0"/>
        <w:spacing w:after="0" w:line="240" w:lineRule="auto"/>
        <w:ind w:left="288"/>
        <w:rPr>
          <w:ins w:id="2293" w:author="Author"/>
          <w:del w:id="2294" w:author="Author"/>
          <w:rFonts w:ascii="Consolas" w:hAnsi="Consolas" w:cs="Consolas"/>
          <w:color w:val="000000"/>
          <w:sz w:val="19"/>
          <w:szCs w:val="19"/>
        </w:rPr>
        <w:pPrChange w:id="2295" w:author="Author">
          <w:pPr>
            <w:autoSpaceDE w:val="0"/>
            <w:autoSpaceDN w:val="0"/>
            <w:adjustRightInd w:val="0"/>
            <w:spacing w:after="0" w:line="240" w:lineRule="auto"/>
          </w:pPr>
        </w:pPrChange>
      </w:pPr>
      <w:ins w:id="2296" w:author="Author">
        <w:del w:id="22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xs:pattern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4B615E5" w14:textId="206B0B6E" w:rsidR="006041F2" w:rsidDel="00015253" w:rsidRDefault="006041F2">
      <w:pPr>
        <w:autoSpaceDE w:val="0"/>
        <w:autoSpaceDN w:val="0"/>
        <w:adjustRightInd w:val="0"/>
        <w:spacing w:after="0" w:line="240" w:lineRule="auto"/>
        <w:ind w:left="288"/>
        <w:rPr>
          <w:ins w:id="2298" w:author="Author"/>
          <w:del w:id="2299" w:author="Author"/>
          <w:rFonts w:ascii="Consolas" w:hAnsi="Consolas" w:cs="Consolas"/>
          <w:color w:val="000000"/>
          <w:sz w:val="19"/>
          <w:szCs w:val="19"/>
        </w:rPr>
        <w:pPrChange w:id="2300" w:author="Author">
          <w:pPr>
            <w:autoSpaceDE w:val="0"/>
            <w:autoSpaceDN w:val="0"/>
            <w:adjustRightInd w:val="0"/>
            <w:spacing w:after="0" w:line="240" w:lineRule="auto"/>
          </w:pPr>
        </w:pPrChange>
      </w:pPr>
      <w:ins w:id="2301" w:author="Author">
        <w:del w:id="23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0872EB81" w14:textId="6F70837E" w:rsidR="006041F2" w:rsidDel="00015253" w:rsidRDefault="006041F2">
      <w:pPr>
        <w:autoSpaceDE w:val="0"/>
        <w:autoSpaceDN w:val="0"/>
        <w:adjustRightInd w:val="0"/>
        <w:spacing w:after="0" w:line="240" w:lineRule="auto"/>
        <w:ind w:left="288"/>
        <w:rPr>
          <w:ins w:id="2303" w:author="Author"/>
          <w:del w:id="2304" w:author="Author"/>
          <w:rFonts w:ascii="Consolas" w:hAnsi="Consolas" w:cs="Consolas"/>
          <w:color w:val="000000"/>
          <w:sz w:val="19"/>
          <w:szCs w:val="19"/>
        </w:rPr>
        <w:pPrChange w:id="2305" w:author="Author">
          <w:pPr>
            <w:autoSpaceDE w:val="0"/>
            <w:autoSpaceDN w:val="0"/>
            <w:adjustRightInd w:val="0"/>
            <w:spacing w:after="0" w:line="240" w:lineRule="auto"/>
          </w:pPr>
        </w:pPrChange>
      </w:pPr>
      <w:ins w:id="2306" w:author="Author">
        <w:del w:id="230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3BC16A56" w14:textId="2E6277ED" w:rsidR="006041F2" w:rsidDel="00015253" w:rsidRDefault="006041F2">
      <w:pPr>
        <w:autoSpaceDE w:val="0"/>
        <w:autoSpaceDN w:val="0"/>
        <w:adjustRightInd w:val="0"/>
        <w:spacing w:after="0" w:line="240" w:lineRule="auto"/>
        <w:ind w:left="288"/>
        <w:rPr>
          <w:ins w:id="2308" w:author="Author"/>
          <w:del w:id="2309" w:author="Author"/>
          <w:rFonts w:ascii="Consolas" w:hAnsi="Consolas" w:cs="Consolas"/>
          <w:color w:val="000000"/>
          <w:sz w:val="19"/>
          <w:szCs w:val="19"/>
        </w:rPr>
        <w:pPrChange w:id="2310" w:author="Author">
          <w:pPr>
            <w:autoSpaceDE w:val="0"/>
            <w:autoSpaceDN w:val="0"/>
            <w:adjustRightInd w:val="0"/>
            <w:spacing w:after="0" w:line="240" w:lineRule="auto"/>
          </w:pPr>
        </w:pPrChange>
      </w:pPr>
      <w:ins w:id="2311" w:author="Author">
        <w:del w:id="23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ST_Matrix3D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619411C" w14:textId="497D0D07" w:rsidR="006041F2" w:rsidDel="00015253" w:rsidRDefault="006041F2">
      <w:pPr>
        <w:autoSpaceDE w:val="0"/>
        <w:autoSpaceDN w:val="0"/>
        <w:adjustRightInd w:val="0"/>
        <w:spacing w:after="0" w:line="240" w:lineRule="auto"/>
        <w:ind w:left="288"/>
        <w:rPr>
          <w:ins w:id="2313" w:author="Author"/>
          <w:del w:id="2314" w:author="Author"/>
          <w:rFonts w:ascii="Consolas" w:hAnsi="Consolas" w:cs="Consolas"/>
          <w:color w:val="000000"/>
          <w:sz w:val="19"/>
          <w:szCs w:val="19"/>
        </w:rPr>
        <w:pPrChange w:id="2315" w:author="Author">
          <w:pPr>
            <w:autoSpaceDE w:val="0"/>
            <w:autoSpaceDN w:val="0"/>
            <w:adjustRightInd w:val="0"/>
            <w:spacing w:after="0" w:line="240" w:lineRule="auto"/>
          </w:pPr>
        </w:pPrChange>
      </w:pPr>
      <w:ins w:id="2316" w:author="Author">
        <w:del w:id="231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1E376D0" w14:textId="0744C9F1" w:rsidR="006041F2" w:rsidDel="00015253" w:rsidRDefault="006041F2">
      <w:pPr>
        <w:autoSpaceDE w:val="0"/>
        <w:autoSpaceDN w:val="0"/>
        <w:adjustRightInd w:val="0"/>
        <w:spacing w:after="0" w:line="240" w:lineRule="auto"/>
        <w:ind w:left="288"/>
        <w:rPr>
          <w:ins w:id="2318" w:author="Author"/>
          <w:del w:id="2319" w:author="Author"/>
          <w:rFonts w:ascii="Consolas" w:hAnsi="Consolas" w:cs="Consolas"/>
          <w:color w:val="000000"/>
          <w:sz w:val="19"/>
          <w:szCs w:val="19"/>
        </w:rPr>
        <w:pPrChange w:id="2320" w:author="Author">
          <w:pPr>
            <w:autoSpaceDE w:val="0"/>
            <w:autoSpaceDN w:val="0"/>
            <w:adjustRightInd w:val="0"/>
            <w:spacing w:after="0" w:line="240" w:lineRule="auto"/>
          </w:pPr>
        </w:pPrChange>
      </w:pPr>
      <w:ins w:id="2321" w:author="Author">
        <w:del w:id="23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xs:whiteSpace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collapse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E51C069" w14:textId="66F36DAC" w:rsidR="006041F2" w:rsidDel="00015253" w:rsidRDefault="006041F2">
      <w:pPr>
        <w:autoSpaceDE w:val="0"/>
        <w:autoSpaceDN w:val="0"/>
        <w:adjustRightInd w:val="0"/>
        <w:spacing w:after="0" w:line="240" w:lineRule="auto"/>
        <w:ind w:left="288"/>
        <w:rPr>
          <w:ins w:id="2323" w:author="Author"/>
          <w:del w:id="2324" w:author="Author"/>
          <w:rFonts w:ascii="Consolas" w:hAnsi="Consolas" w:cs="Consolas"/>
          <w:color w:val="000000"/>
          <w:sz w:val="19"/>
          <w:szCs w:val="19"/>
        </w:rPr>
        <w:pPrChange w:id="2325" w:author="Author">
          <w:pPr>
            <w:autoSpaceDE w:val="0"/>
            <w:autoSpaceDN w:val="0"/>
            <w:adjustRightInd w:val="0"/>
            <w:spacing w:after="0" w:line="240" w:lineRule="auto"/>
          </w:pPr>
        </w:pPrChange>
      </w:pPr>
      <w:ins w:id="2326" w:author="Author">
        <w:del w:id="23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xs:pattern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((\-|\+)?(([0-9]+(\.[0-9]+)?)|(\.[0-9]+))((e|E)(\-|\+)?[0-9]+)?) ((\-|\+)?(([0-9]+(\.[0-9]+)?)|(\.[0-9]+))((e|E)(\-|\+)?[0-9]+)?) ((\-|\+)?(([0-9]+(\.[0-9]+)?)|(\.[0-9]+))((e|E)(\-|\+)?[0-9]+)?) ((\-|\+)?(([0-9]+(\.[0-9]+)?)|(\.[0-</w:delText>
          </w:r>
        </w:del>
      </w:ins>
    </w:p>
    <w:p w14:paraId="014F547D" w14:textId="779F5138" w:rsidR="006041F2" w:rsidDel="00015253" w:rsidRDefault="006041F2">
      <w:pPr>
        <w:autoSpaceDE w:val="0"/>
        <w:autoSpaceDN w:val="0"/>
        <w:adjustRightInd w:val="0"/>
        <w:spacing w:after="0" w:line="240" w:lineRule="auto"/>
        <w:ind w:left="288"/>
        <w:rPr>
          <w:ins w:id="2328" w:author="Author"/>
          <w:del w:id="2329" w:author="Author"/>
          <w:rFonts w:ascii="Consolas" w:hAnsi="Consolas" w:cs="Consolas"/>
          <w:color w:val="000000"/>
          <w:sz w:val="19"/>
          <w:szCs w:val="19"/>
        </w:rPr>
        <w:pPrChange w:id="2330" w:author="Author">
          <w:pPr>
            <w:autoSpaceDE w:val="0"/>
            <w:autoSpaceDN w:val="0"/>
            <w:adjustRightInd w:val="0"/>
            <w:spacing w:after="0" w:line="240" w:lineRule="auto"/>
          </w:pPr>
        </w:pPrChange>
      </w:pPr>
      <w:ins w:id="2331" w:author="Author">
        <w:del w:id="2332" w:author="Author">
          <w:r w:rsidDel="00015253">
            <w:rPr>
              <w:rFonts w:ascii="Consolas" w:hAnsi="Consolas" w:cs="Consolas"/>
              <w:color w:val="0000FF"/>
              <w:sz w:val="19"/>
              <w:szCs w:val="19"/>
            </w:rPr>
            <w:delText>9]+))((e|E)(\-|\+)?[0-9]+)?) ((\-|\+)?(([0-9]+(\.[0-9]+)?)|(\.[0-9]+))((e|E)(\-|\+)?[0-9]+)?) ((\-|\+)?(([0-9]+(\.[0-9]+)?)|(\.[0-9]+))((e|E)(\-|\+)?[0-9]+)?) ((\-|\+)?(([0-9]+(\.[0-9]+)?)|(\.[0-9]+))((e|E)(\-|\+)?[0-9]+)?) ((\-|\+)?(([0-9]+(\.[0-9]+)?)|(\.[0-9]+))((e|E)(\-|\+)?[0-9]+)?) ((\-|\+)?(([0-9]+(\.[0-9]+)?)|(\.[0-9]+))((e|E)(\-|\+)?[0-9]+)?) ((\-|\+)?(([0-9]+(\.[0-9]+)?)|(\.[0-9]+))((e|E)(\-|\+)?[0-9]+)?) ((\-|\+)?(([0-9]+(\.[0-9]+)?)|(\.[0-9]+))((e|E)(\-|\+)?[0-9]+)?) ((\-|\+)?(([0-9]+(\.[0-9]+)?)|(\.[0-9]+))((e|E)(\-|\+)?[0-9]+)?)</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B68F8CE" w14:textId="44C5FCC8" w:rsidR="006041F2" w:rsidDel="00015253" w:rsidRDefault="006041F2">
      <w:pPr>
        <w:autoSpaceDE w:val="0"/>
        <w:autoSpaceDN w:val="0"/>
        <w:adjustRightInd w:val="0"/>
        <w:spacing w:after="0" w:line="240" w:lineRule="auto"/>
        <w:ind w:left="288"/>
        <w:rPr>
          <w:ins w:id="2333" w:author="Author"/>
          <w:del w:id="2334" w:author="Author"/>
          <w:rFonts w:ascii="Consolas" w:hAnsi="Consolas" w:cs="Consolas"/>
          <w:color w:val="000000"/>
          <w:sz w:val="19"/>
          <w:szCs w:val="19"/>
        </w:rPr>
        <w:pPrChange w:id="2335" w:author="Author">
          <w:pPr>
            <w:autoSpaceDE w:val="0"/>
            <w:autoSpaceDN w:val="0"/>
            <w:adjustRightInd w:val="0"/>
            <w:spacing w:after="0" w:line="240" w:lineRule="auto"/>
          </w:pPr>
        </w:pPrChange>
      </w:pPr>
      <w:ins w:id="2336" w:author="Author">
        <w:del w:id="23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651DD5EB" w14:textId="408E1E38" w:rsidR="006041F2" w:rsidDel="00015253" w:rsidRDefault="006041F2">
      <w:pPr>
        <w:autoSpaceDE w:val="0"/>
        <w:autoSpaceDN w:val="0"/>
        <w:adjustRightInd w:val="0"/>
        <w:spacing w:after="0" w:line="240" w:lineRule="auto"/>
        <w:ind w:left="288"/>
        <w:rPr>
          <w:ins w:id="2338" w:author="Author"/>
          <w:del w:id="2339" w:author="Author"/>
          <w:rFonts w:ascii="Consolas" w:hAnsi="Consolas" w:cs="Consolas"/>
          <w:color w:val="000000"/>
          <w:sz w:val="19"/>
          <w:szCs w:val="19"/>
        </w:rPr>
        <w:pPrChange w:id="2340" w:author="Author">
          <w:pPr>
            <w:autoSpaceDE w:val="0"/>
            <w:autoSpaceDN w:val="0"/>
            <w:adjustRightInd w:val="0"/>
            <w:spacing w:after="0" w:line="240" w:lineRule="auto"/>
          </w:pPr>
        </w:pPrChange>
      </w:pPr>
      <w:ins w:id="2341" w:author="Author">
        <w:del w:id="23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44A490EE" w14:textId="5299B28D" w:rsidR="006041F2" w:rsidDel="00015253" w:rsidRDefault="006041F2">
      <w:pPr>
        <w:autoSpaceDE w:val="0"/>
        <w:autoSpaceDN w:val="0"/>
        <w:adjustRightInd w:val="0"/>
        <w:spacing w:after="0" w:line="240" w:lineRule="auto"/>
        <w:ind w:left="288"/>
        <w:rPr>
          <w:ins w:id="2343" w:author="Author"/>
          <w:del w:id="2344" w:author="Author"/>
          <w:rFonts w:ascii="Consolas" w:hAnsi="Consolas" w:cs="Consolas"/>
          <w:color w:val="000000"/>
          <w:sz w:val="19"/>
          <w:szCs w:val="19"/>
        </w:rPr>
        <w:pPrChange w:id="2345" w:author="Author">
          <w:pPr>
            <w:autoSpaceDE w:val="0"/>
            <w:autoSpaceDN w:val="0"/>
            <w:adjustRightInd w:val="0"/>
            <w:spacing w:after="0" w:line="240" w:lineRule="auto"/>
          </w:pPr>
        </w:pPrChange>
      </w:pPr>
      <w:ins w:id="2346" w:author="Author">
        <w:del w:id="23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858DE43" w14:textId="4000E11D" w:rsidR="006041F2" w:rsidDel="00015253" w:rsidRDefault="006041F2">
      <w:pPr>
        <w:autoSpaceDE w:val="0"/>
        <w:autoSpaceDN w:val="0"/>
        <w:adjustRightInd w:val="0"/>
        <w:spacing w:after="0" w:line="240" w:lineRule="auto"/>
        <w:ind w:left="288"/>
        <w:rPr>
          <w:ins w:id="2348" w:author="Author"/>
          <w:del w:id="2349" w:author="Author"/>
          <w:rFonts w:ascii="Consolas" w:hAnsi="Consolas" w:cs="Consolas"/>
          <w:color w:val="000000"/>
          <w:sz w:val="19"/>
          <w:szCs w:val="19"/>
        </w:rPr>
        <w:pPrChange w:id="2350" w:author="Author">
          <w:pPr>
            <w:autoSpaceDE w:val="0"/>
            <w:autoSpaceDN w:val="0"/>
            <w:adjustRightInd w:val="0"/>
            <w:spacing w:after="0" w:line="240" w:lineRule="auto"/>
          </w:pPr>
        </w:pPrChange>
      </w:pPr>
      <w:ins w:id="2351" w:author="Author">
        <w:del w:id="23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xs:double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453AE73" w14:textId="163E60EA" w:rsidR="006041F2" w:rsidDel="00015253" w:rsidRDefault="006041F2">
      <w:pPr>
        <w:autoSpaceDE w:val="0"/>
        <w:autoSpaceDN w:val="0"/>
        <w:adjustRightInd w:val="0"/>
        <w:spacing w:after="0" w:line="240" w:lineRule="auto"/>
        <w:ind w:left="288"/>
        <w:rPr>
          <w:ins w:id="2353" w:author="Author"/>
          <w:del w:id="2354" w:author="Author"/>
          <w:rFonts w:ascii="Consolas" w:hAnsi="Consolas" w:cs="Consolas"/>
          <w:color w:val="000000"/>
          <w:sz w:val="19"/>
          <w:szCs w:val="19"/>
        </w:rPr>
        <w:pPrChange w:id="2355" w:author="Author">
          <w:pPr>
            <w:autoSpaceDE w:val="0"/>
            <w:autoSpaceDN w:val="0"/>
            <w:adjustRightInd w:val="0"/>
            <w:spacing w:after="0" w:line="240" w:lineRule="auto"/>
          </w:pPr>
        </w:pPrChange>
      </w:pPr>
      <w:ins w:id="2356" w:author="Author">
        <w:del w:id="23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xs:whiteSpace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collapse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95819DE" w14:textId="77874A15" w:rsidR="006041F2" w:rsidDel="00015253" w:rsidRDefault="006041F2">
      <w:pPr>
        <w:autoSpaceDE w:val="0"/>
        <w:autoSpaceDN w:val="0"/>
        <w:adjustRightInd w:val="0"/>
        <w:spacing w:after="0" w:line="240" w:lineRule="auto"/>
        <w:ind w:left="288"/>
        <w:rPr>
          <w:ins w:id="2358" w:author="Author"/>
          <w:del w:id="2359" w:author="Author"/>
          <w:rFonts w:ascii="Consolas" w:hAnsi="Consolas" w:cs="Consolas"/>
          <w:color w:val="000000"/>
          <w:sz w:val="19"/>
          <w:szCs w:val="19"/>
        </w:rPr>
        <w:pPrChange w:id="2360" w:author="Author">
          <w:pPr>
            <w:autoSpaceDE w:val="0"/>
            <w:autoSpaceDN w:val="0"/>
            <w:adjustRightInd w:val="0"/>
            <w:spacing w:after="0" w:line="240" w:lineRule="auto"/>
          </w:pPr>
        </w:pPrChange>
      </w:pPr>
      <w:ins w:id="2361" w:author="Author">
        <w:del w:id="23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xs:pattern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((\-|\+)?(([0-9]+(\.[0-9]+)?)|(\.[0-9]+))((e|E)(\-|\+)?[0-9]+)?)</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3E513F1" w14:textId="4B44CFE3" w:rsidR="006041F2" w:rsidDel="00015253" w:rsidRDefault="006041F2">
      <w:pPr>
        <w:autoSpaceDE w:val="0"/>
        <w:autoSpaceDN w:val="0"/>
        <w:adjustRightInd w:val="0"/>
        <w:spacing w:after="0" w:line="240" w:lineRule="auto"/>
        <w:ind w:left="288"/>
        <w:rPr>
          <w:ins w:id="2363" w:author="Author"/>
          <w:del w:id="2364" w:author="Author"/>
          <w:rFonts w:ascii="Consolas" w:hAnsi="Consolas" w:cs="Consolas"/>
          <w:color w:val="000000"/>
          <w:sz w:val="19"/>
          <w:szCs w:val="19"/>
        </w:rPr>
        <w:pPrChange w:id="2365" w:author="Author">
          <w:pPr>
            <w:autoSpaceDE w:val="0"/>
            <w:autoSpaceDN w:val="0"/>
            <w:adjustRightInd w:val="0"/>
            <w:spacing w:after="0" w:line="240" w:lineRule="auto"/>
          </w:pPr>
        </w:pPrChange>
      </w:pPr>
      <w:ins w:id="2366" w:author="Author">
        <w:del w:id="23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663AEA87" w14:textId="7E3353F2" w:rsidR="006041F2" w:rsidDel="00015253" w:rsidRDefault="006041F2">
      <w:pPr>
        <w:autoSpaceDE w:val="0"/>
        <w:autoSpaceDN w:val="0"/>
        <w:adjustRightInd w:val="0"/>
        <w:spacing w:after="0" w:line="240" w:lineRule="auto"/>
        <w:ind w:left="288"/>
        <w:rPr>
          <w:ins w:id="2368" w:author="Author"/>
          <w:del w:id="2369" w:author="Author"/>
          <w:rFonts w:ascii="Consolas" w:hAnsi="Consolas" w:cs="Consolas"/>
          <w:color w:val="000000"/>
          <w:sz w:val="19"/>
          <w:szCs w:val="19"/>
        </w:rPr>
        <w:pPrChange w:id="2370" w:author="Author">
          <w:pPr>
            <w:autoSpaceDE w:val="0"/>
            <w:autoSpaceDN w:val="0"/>
            <w:adjustRightInd w:val="0"/>
            <w:spacing w:after="0" w:line="240" w:lineRule="auto"/>
          </w:pPr>
        </w:pPrChange>
      </w:pPr>
      <w:ins w:id="2371" w:author="Author">
        <w:del w:id="237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7D441F0C" w14:textId="4C3E5F42" w:rsidR="006041F2" w:rsidDel="00015253" w:rsidRDefault="006041F2">
      <w:pPr>
        <w:autoSpaceDE w:val="0"/>
        <w:autoSpaceDN w:val="0"/>
        <w:adjustRightInd w:val="0"/>
        <w:spacing w:after="0" w:line="240" w:lineRule="auto"/>
        <w:ind w:left="288"/>
        <w:rPr>
          <w:ins w:id="2373" w:author="Author"/>
          <w:del w:id="2374" w:author="Author"/>
          <w:rFonts w:ascii="Consolas" w:hAnsi="Consolas" w:cs="Consolas"/>
          <w:color w:val="000000"/>
          <w:sz w:val="19"/>
          <w:szCs w:val="19"/>
        </w:rPr>
        <w:pPrChange w:id="2375" w:author="Author">
          <w:pPr>
            <w:autoSpaceDE w:val="0"/>
            <w:autoSpaceDN w:val="0"/>
            <w:adjustRightInd w:val="0"/>
            <w:spacing w:after="0" w:line="240" w:lineRule="auto"/>
          </w:pPr>
        </w:pPrChange>
      </w:pPr>
      <w:ins w:id="2376" w:author="Author">
        <w:del w:id="237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967FFAD" w14:textId="14E071F9" w:rsidR="006041F2" w:rsidDel="00015253" w:rsidRDefault="006041F2">
      <w:pPr>
        <w:autoSpaceDE w:val="0"/>
        <w:autoSpaceDN w:val="0"/>
        <w:adjustRightInd w:val="0"/>
        <w:spacing w:after="0" w:line="240" w:lineRule="auto"/>
        <w:ind w:left="288"/>
        <w:rPr>
          <w:ins w:id="2378" w:author="Author"/>
          <w:del w:id="2379" w:author="Author"/>
          <w:rFonts w:ascii="Consolas" w:hAnsi="Consolas" w:cs="Consolas"/>
          <w:color w:val="000000"/>
          <w:sz w:val="19"/>
          <w:szCs w:val="19"/>
        </w:rPr>
        <w:pPrChange w:id="2380" w:author="Author">
          <w:pPr>
            <w:autoSpaceDE w:val="0"/>
            <w:autoSpaceDN w:val="0"/>
            <w:adjustRightInd w:val="0"/>
            <w:spacing w:after="0" w:line="240" w:lineRule="auto"/>
          </w:pPr>
        </w:pPrChange>
      </w:pPr>
      <w:ins w:id="2381" w:author="Author">
        <w:del w:id="23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xs:positiveInteger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5C87479" w14:textId="32130EC3" w:rsidR="006041F2" w:rsidDel="00015253" w:rsidRDefault="006041F2">
      <w:pPr>
        <w:autoSpaceDE w:val="0"/>
        <w:autoSpaceDN w:val="0"/>
        <w:adjustRightInd w:val="0"/>
        <w:spacing w:after="0" w:line="240" w:lineRule="auto"/>
        <w:ind w:left="288"/>
        <w:rPr>
          <w:ins w:id="2383" w:author="Author"/>
          <w:del w:id="2384" w:author="Author"/>
          <w:rFonts w:ascii="Consolas" w:hAnsi="Consolas" w:cs="Consolas"/>
          <w:color w:val="000000"/>
          <w:sz w:val="19"/>
          <w:szCs w:val="19"/>
        </w:rPr>
        <w:pPrChange w:id="2385" w:author="Author">
          <w:pPr>
            <w:autoSpaceDE w:val="0"/>
            <w:autoSpaceDN w:val="0"/>
            <w:adjustRightInd w:val="0"/>
            <w:spacing w:after="0" w:line="240" w:lineRule="auto"/>
          </w:pPr>
        </w:pPrChange>
      </w:pPr>
      <w:ins w:id="2386" w:author="Author">
        <w:del w:id="23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xs:maxExclusive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2147483648</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62943FC" w14:textId="07C04660" w:rsidR="006041F2" w:rsidDel="00015253" w:rsidRDefault="006041F2">
      <w:pPr>
        <w:autoSpaceDE w:val="0"/>
        <w:autoSpaceDN w:val="0"/>
        <w:adjustRightInd w:val="0"/>
        <w:spacing w:after="0" w:line="240" w:lineRule="auto"/>
        <w:ind w:left="288"/>
        <w:rPr>
          <w:ins w:id="2388" w:author="Author"/>
          <w:del w:id="2389" w:author="Author"/>
          <w:rFonts w:ascii="Consolas" w:hAnsi="Consolas" w:cs="Consolas"/>
          <w:color w:val="000000"/>
          <w:sz w:val="19"/>
          <w:szCs w:val="19"/>
        </w:rPr>
        <w:pPrChange w:id="2390" w:author="Author">
          <w:pPr>
            <w:autoSpaceDE w:val="0"/>
            <w:autoSpaceDN w:val="0"/>
            <w:adjustRightInd w:val="0"/>
            <w:spacing w:after="0" w:line="240" w:lineRule="auto"/>
          </w:pPr>
        </w:pPrChange>
      </w:pPr>
      <w:ins w:id="2391" w:author="Author">
        <w:del w:id="239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08220852" w14:textId="29EDD1FD" w:rsidR="006041F2" w:rsidDel="00015253" w:rsidRDefault="006041F2">
      <w:pPr>
        <w:autoSpaceDE w:val="0"/>
        <w:autoSpaceDN w:val="0"/>
        <w:adjustRightInd w:val="0"/>
        <w:spacing w:after="0" w:line="240" w:lineRule="auto"/>
        <w:ind w:left="288"/>
        <w:rPr>
          <w:ins w:id="2393" w:author="Author"/>
          <w:del w:id="2394" w:author="Author"/>
          <w:rFonts w:ascii="Consolas" w:hAnsi="Consolas" w:cs="Consolas"/>
          <w:color w:val="000000"/>
          <w:sz w:val="19"/>
          <w:szCs w:val="19"/>
        </w:rPr>
        <w:pPrChange w:id="2395" w:author="Author">
          <w:pPr>
            <w:autoSpaceDE w:val="0"/>
            <w:autoSpaceDN w:val="0"/>
            <w:adjustRightInd w:val="0"/>
            <w:spacing w:after="0" w:line="240" w:lineRule="auto"/>
          </w:pPr>
        </w:pPrChange>
      </w:pPr>
      <w:ins w:id="2396" w:author="Author">
        <w:del w:id="23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1CA5E93D" w14:textId="136CFD94" w:rsidR="006041F2" w:rsidDel="00015253" w:rsidRDefault="006041F2">
      <w:pPr>
        <w:autoSpaceDE w:val="0"/>
        <w:autoSpaceDN w:val="0"/>
        <w:adjustRightInd w:val="0"/>
        <w:spacing w:after="0" w:line="240" w:lineRule="auto"/>
        <w:ind w:left="288"/>
        <w:rPr>
          <w:ins w:id="2398" w:author="Author"/>
          <w:del w:id="2399" w:author="Author"/>
          <w:rFonts w:ascii="Consolas" w:hAnsi="Consolas" w:cs="Consolas"/>
          <w:color w:val="000000"/>
          <w:sz w:val="19"/>
          <w:szCs w:val="19"/>
        </w:rPr>
        <w:pPrChange w:id="2400" w:author="Author">
          <w:pPr>
            <w:autoSpaceDE w:val="0"/>
            <w:autoSpaceDN w:val="0"/>
            <w:adjustRightInd w:val="0"/>
            <w:spacing w:after="0" w:line="240" w:lineRule="auto"/>
          </w:pPr>
        </w:pPrChange>
      </w:pPr>
      <w:ins w:id="2401" w:author="Author">
        <w:del w:id="24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3F18C86" w14:textId="563AA94F" w:rsidR="006041F2" w:rsidDel="00015253" w:rsidRDefault="006041F2">
      <w:pPr>
        <w:autoSpaceDE w:val="0"/>
        <w:autoSpaceDN w:val="0"/>
        <w:adjustRightInd w:val="0"/>
        <w:spacing w:after="0" w:line="240" w:lineRule="auto"/>
        <w:ind w:left="288"/>
        <w:rPr>
          <w:ins w:id="2403" w:author="Author"/>
          <w:del w:id="2404" w:author="Author"/>
          <w:rFonts w:ascii="Consolas" w:hAnsi="Consolas" w:cs="Consolas"/>
          <w:color w:val="000000"/>
          <w:sz w:val="19"/>
          <w:szCs w:val="19"/>
        </w:rPr>
        <w:pPrChange w:id="2405" w:author="Author">
          <w:pPr>
            <w:autoSpaceDE w:val="0"/>
            <w:autoSpaceDN w:val="0"/>
            <w:adjustRightInd w:val="0"/>
            <w:spacing w:after="0" w:line="240" w:lineRule="auto"/>
          </w:pPr>
        </w:pPrChange>
      </w:pPr>
      <w:ins w:id="2406" w:author="Author">
        <w:del w:id="240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xs:nonNegativeInteger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4A8AF79" w14:textId="4C37E212" w:rsidR="006041F2" w:rsidDel="00015253" w:rsidRDefault="006041F2">
      <w:pPr>
        <w:autoSpaceDE w:val="0"/>
        <w:autoSpaceDN w:val="0"/>
        <w:adjustRightInd w:val="0"/>
        <w:spacing w:after="0" w:line="240" w:lineRule="auto"/>
        <w:ind w:left="288"/>
        <w:rPr>
          <w:ins w:id="2408" w:author="Author"/>
          <w:del w:id="2409" w:author="Author"/>
          <w:rFonts w:ascii="Consolas" w:hAnsi="Consolas" w:cs="Consolas"/>
          <w:color w:val="000000"/>
          <w:sz w:val="19"/>
          <w:szCs w:val="19"/>
        </w:rPr>
        <w:pPrChange w:id="2410" w:author="Author">
          <w:pPr>
            <w:autoSpaceDE w:val="0"/>
            <w:autoSpaceDN w:val="0"/>
            <w:adjustRightInd w:val="0"/>
            <w:spacing w:after="0" w:line="240" w:lineRule="auto"/>
          </w:pPr>
        </w:pPrChange>
      </w:pPr>
      <w:ins w:id="2411" w:author="Author">
        <w:del w:id="24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xs:maxExclusive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2147483648</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66070AD" w14:textId="4C9C5D73" w:rsidR="006041F2" w:rsidDel="00015253" w:rsidRDefault="006041F2">
      <w:pPr>
        <w:autoSpaceDE w:val="0"/>
        <w:autoSpaceDN w:val="0"/>
        <w:adjustRightInd w:val="0"/>
        <w:spacing w:after="0" w:line="240" w:lineRule="auto"/>
        <w:ind w:left="288"/>
        <w:rPr>
          <w:ins w:id="2413" w:author="Author"/>
          <w:del w:id="2414" w:author="Author"/>
          <w:rFonts w:ascii="Consolas" w:hAnsi="Consolas" w:cs="Consolas"/>
          <w:color w:val="000000"/>
          <w:sz w:val="19"/>
          <w:szCs w:val="19"/>
        </w:rPr>
        <w:pPrChange w:id="2415" w:author="Author">
          <w:pPr>
            <w:autoSpaceDE w:val="0"/>
            <w:autoSpaceDN w:val="0"/>
            <w:adjustRightInd w:val="0"/>
            <w:spacing w:after="0" w:line="240" w:lineRule="auto"/>
          </w:pPr>
        </w:pPrChange>
      </w:pPr>
      <w:ins w:id="2416" w:author="Author">
        <w:del w:id="2417" w:author="Author">
          <w:r w:rsidDel="00015253">
            <w:rPr>
              <w:rFonts w:ascii="Consolas" w:hAnsi="Consolas" w:cs="Consolas"/>
              <w:color w:val="0000FF"/>
              <w:sz w:val="19"/>
              <w:szCs w:val="19"/>
            </w:rPr>
            <w:lastRenderedPageBreak/>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4CCF6DC5" w14:textId="26FB9C31" w:rsidR="006041F2" w:rsidDel="00015253" w:rsidRDefault="006041F2">
      <w:pPr>
        <w:autoSpaceDE w:val="0"/>
        <w:autoSpaceDN w:val="0"/>
        <w:adjustRightInd w:val="0"/>
        <w:spacing w:after="0" w:line="240" w:lineRule="auto"/>
        <w:ind w:left="288"/>
        <w:rPr>
          <w:ins w:id="2418" w:author="Author"/>
          <w:del w:id="2419" w:author="Author"/>
          <w:rFonts w:ascii="Consolas" w:hAnsi="Consolas" w:cs="Consolas"/>
          <w:color w:val="000000"/>
          <w:sz w:val="19"/>
          <w:szCs w:val="19"/>
        </w:rPr>
        <w:pPrChange w:id="2420" w:author="Author">
          <w:pPr>
            <w:autoSpaceDE w:val="0"/>
            <w:autoSpaceDN w:val="0"/>
            <w:adjustRightInd w:val="0"/>
            <w:spacing w:after="0" w:line="240" w:lineRule="auto"/>
          </w:pPr>
        </w:pPrChange>
      </w:pPr>
      <w:ins w:id="2421" w:author="Author">
        <w:del w:id="24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4CB2FF00" w14:textId="73119FDE" w:rsidR="006041F2" w:rsidDel="00015253" w:rsidRDefault="006041F2">
      <w:pPr>
        <w:autoSpaceDE w:val="0"/>
        <w:autoSpaceDN w:val="0"/>
        <w:adjustRightInd w:val="0"/>
        <w:spacing w:after="0" w:line="240" w:lineRule="auto"/>
        <w:ind w:left="288"/>
        <w:rPr>
          <w:ins w:id="2423" w:author="Author"/>
          <w:del w:id="2424" w:author="Author"/>
          <w:rFonts w:ascii="Consolas" w:hAnsi="Consolas" w:cs="Consolas"/>
          <w:color w:val="000000"/>
          <w:sz w:val="19"/>
          <w:szCs w:val="19"/>
        </w:rPr>
        <w:pPrChange w:id="2425" w:author="Author">
          <w:pPr>
            <w:autoSpaceDE w:val="0"/>
            <w:autoSpaceDN w:val="0"/>
            <w:adjustRightInd w:val="0"/>
            <w:spacing w:after="0" w:line="240" w:lineRule="auto"/>
          </w:pPr>
        </w:pPrChange>
      </w:pPr>
      <w:ins w:id="2426" w:author="Author">
        <w:del w:id="24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ST_ObjectType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9ED7413" w14:textId="34FCF401" w:rsidR="006041F2" w:rsidDel="00015253" w:rsidRDefault="006041F2">
      <w:pPr>
        <w:autoSpaceDE w:val="0"/>
        <w:autoSpaceDN w:val="0"/>
        <w:adjustRightInd w:val="0"/>
        <w:spacing w:after="0" w:line="240" w:lineRule="auto"/>
        <w:ind w:left="288"/>
        <w:rPr>
          <w:ins w:id="2428" w:author="Author"/>
          <w:del w:id="2429" w:author="Author"/>
          <w:rFonts w:ascii="Consolas" w:hAnsi="Consolas" w:cs="Consolas"/>
          <w:color w:val="000000"/>
          <w:sz w:val="19"/>
          <w:szCs w:val="19"/>
        </w:rPr>
        <w:pPrChange w:id="2430" w:author="Author">
          <w:pPr>
            <w:autoSpaceDE w:val="0"/>
            <w:autoSpaceDN w:val="0"/>
            <w:adjustRightInd w:val="0"/>
            <w:spacing w:after="0" w:line="240" w:lineRule="auto"/>
          </w:pPr>
        </w:pPrChange>
      </w:pPr>
      <w:ins w:id="2431" w:author="Author">
        <w:del w:id="24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58AC4E8" w14:textId="4F1CE849" w:rsidR="006041F2" w:rsidDel="00015253" w:rsidRDefault="006041F2">
      <w:pPr>
        <w:autoSpaceDE w:val="0"/>
        <w:autoSpaceDN w:val="0"/>
        <w:adjustRightInd w:val="0"/>
        <w:spacing w:after="0" w:line="240" w:lineRule="auto"/>
        <w:ind w:left="288"/>
        <w:rPr>
          <w:ins w:id="2433" w:author="Author"/>
          <w:del w:id="2434" w:author="Author"/>
          <w:rFonts w:ascii="Consolas" w:hAnsi="Consolas" w:cs="Consolas"/>
          <w:color w:val="000000"/>
          <w:sz w:val="19"/>
          <w:szCs w:val="19"/>
        </w:rPr>
        <w:pPrChange w:id="2435" w:author="Author">
          <w:pPr>
            <w:autoSpaceDE w:val="0"/>
            <w:autoSpaceDN w:val="0"/>
            <w:adjustRightInd w:val="0"/>
            <w:spacing w:after="0" w:line="240" w:lineRule="auto"/>
          </w:pPr>
        </w:pPrChange>
      </w:pPr>
      <w:ins w:id="2436" w:author="Author">
        <w:del w:id="24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7B0E779" w14:textId="64E4E312" w:rsidR="006041F2" w:rsidDel="00015253" w:rsidRDefault="006041F2">
      <w:pPr>
        <w:autoSpaceDE w:val="0"/>
        <w:autoSpaceDN w:val="0"/>
        <w:adjustRightInd w:val="0"/>
        <w:spacing w:after="0" w:line="240" w:lineRule="auto"/>
        <w:ind w:left="288"/>
        <w:rPr>
          <w:ins w:id="2438" w:author="Author"/>
          <w:del w:id="2439" w:author="Author"/>
          <w:rFonts w:ascii="Consolas" w:hAnsi="Consolas" w:cs="Consolas"/>
          <w:color w:val="000000"/>
          <w:sz w:val="19"/>
          <w:szCs w:val="19"/>
        </w:rPr>
        <w:pPrChange w:id="2440" w:author="Author">
          <w:pPr>
            <w:autoSpaceDE w:val="0"/>
            <w:autoSpaceDN w:val="0"/>
            <w:adjustRightInd w:val="0"/>
            <w:spacing w:after="0" w:line="240" w:lineRule="auto"/>
          </w:pPr>
        </w:pPrChange>
      </w:pPr>
      <w:ins w:id="2441" w:author="Author">
        <w:del w:id="24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solidsupport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8ACFC14" w14:textId="7081561C" w:rsidR="006041F2" w:rsidDel="00015253" w:rsidRDefault="006041F2">
      <w:pPr>
        <w:autoSpaceDE w:val="0"/>
        <w:autoSpaceDN w:val="0"/>
        <w:adjustRightInd w:val="0"/>
        <w:spacing w:after="0" w:line="240" w:lineRule="auto"/>
        <w:ind w:left="288"/>
        <w:rPr>
          <w:ins w:id="2443" w:author="Author"/>
          <w:del w:id="2444" w:author="Author"/>
          <w:rFonts w:ascii="Consolas" w:hAnsi="Consolas" w:cs="Consolas"/>
          <w:color w:val="000000"/>
          <w:sz w:val="19"/>
          <w:szCs w:val="19"/>
        </w:rPr>
        <w:pPrChange w:id="2445" w:author="Author">
          <w:pPr>
            <w:autoSpaceDE w:val="0"/>
            <w:autoSpaceDN w:val="0"/>
            <w:adjustRightInd w:val="0"/>
            <w:spacing w:after="0" w:line="240" w:lineRule="auto"/>
          </w:pPr>
        </w:pPrChange>
      </w:pPr>
      <w:ins w:id="2446" w:author="Author">
        <w:del w:id="24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support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F4F4D0D" w14:textId="62621C88" w:rsidR="006041F2" w:rsidDel="00015253" w:rsidRDefault="006041F2">
      <w:pPr>
        <w:autoSpaceDE w:val="0"/>
        <w:autoSpaceDN w:val="0"/>
        <w:adjustRightInd w:val="0"/>
        <w:spacing w:after="0" w:line="240" w:lineRule="auto"/>
        <w:ind w:left="288"/>
        <w:rPr>
          <w:ins w:id="2448" w:author="Author"/>
          <w:del w:id="2449" w:author="Author"/>
          <w:rFonts w:ascii="Consolas" w:hAnsi="Consolas" w:cs="Consolas"/>
          <w:color w:val="000000"/>
          <w:sz w:val="19"/>
          <w:szCs w:val="19"/>
        </w:rPr>
        <w:pPrChange w:id="2450" w:author="Author">
          <w:pPr>
            <w:autoSpaceDE w:val="0"/>
            <w:autoSpaceDN w:val="0"/>
            <w:adjustRightInd w:val="0"/>
            <w:spacing w:after="0" w:line="240" w:lineRule="auto"/>
          </w:pPr>
        </w:pPrChange>
      </w:pPr>
      <w:ins w:id="2451" w:author="Author">
        <w:del w:id="24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surface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04BD7FE" w14:textId="30CBABF9" w:rsidR="006041F2" w:rsidDel="00015253" w:rsidRDefault="006041F2">
      <w:pPr>
        <w:autoSpaceDE w:val="0"/>
        <w:autoSpaceDN w:val="0"/>
        <w:adjustRightInd w:val="0"/>
        <w:spacing w:after="0" w:line="240" w:lineRule="auto"/>
        <w:ind w:left="288"/>
        <w:rPr>
          <w:ins w:id="2453" w:author="Author"/>
          <w:del w:id="2454" w:author="Author"/>
          <w:rFonts w:ascii="Consolas" w:hAnsi="Consolas" w:cs="Consolas"/>
          <w:color w:val="000000"/>
          <w:sz w:val="19"/>
          <w:szCs w:val="19"/>
        </w:rPr>
        <w:pPrChange w:id="2455" w:author="Author">
          <w:pPr>
            <w:autoSpaceDE w:val="0"/>
            <w:autoSpaceDN w:val="0"/>
            <w:adjustRightInd w:val="0"/>
            <w:spacing w:after="0" w:line="240" w:lineRule="auto"/>
          </w:pPr>
        </w:pPrChange>
      </w:pPr>
      <w:ins w:id="2456" w:author="Author">
        <w:del w:id="245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8AA1740" w14:textId="4124DCAA" w:rsidR="006041F2" w:rsidDel="00015253" w:rsidRDefault="006041F2">
      <w:pPr>
        <w:autoSpaceDE w:val="0"/>
        <w:autoSpaceDN w:val="0"/>
        <w:adjustRightInd w:val="0"/>
        <w:spacing w:after="0" w:line="240" w:lineRule="auto"/>
        <w:ind w:left="288"/>
        <w:rPr>
          <w:ins w:id="2458" w:author="Author"/>
          <w:del w:id="2459" w:author="Author"/>
          <w:rFonts w:ascii="Consolas" w:hAnsi="Consolas" w:cs="Consolas"/>
          <w:color w:val="000000"/>
          <w:sz w:val="19"/>
          <w:szCs w:val="19"/>
        </w:rPr>
        <w:pPrChange w:id="2460" w:author="Author">
          <w:pPr>
            <w:autoSpaceDE w:val="0"/>
            <w:autoSpaceDN w:val="0"/>
            <w:adjustRightInd w:val="0"/>
            <w:spacing w:after="0" w:line="240" w:lineRule="auto"/>
          </w:pPr>
        </w:pPrChange>
      </w:pPr>
      <w:ins w:id="2461" w:author="Author">
        <w:del w:id="246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004A9BEA" w14:textId="2FC255DE" w:rsidR="006041F2" w:rsidDel="00015253" w:rsidRDefault="006041F2">
      <w:pPr>
        <w:autoSpaceDE w:val="0"/>
        <w:autoSpaceDN w:val="0"/>
        <w:adjustRightInd w:val="0"/>
        <w:spacing w:after="0" w:line="240" w:lineRule="auto"/>
        <w:ind w:left="288"/>
        <w:rPr>
          <w:ins w:id="2463" w:author="Author"/>
          <w:del w:id="2464" w:author="Author"/>
          <w:rFonts w:ascii="Consolas" w:hAnsi="Consolas" w:cs="Consolas"/>
          <w:color w:val="000000"/>
          <w:sz w:val="19"/>
          <w:szCs w:val="19"/>
        </w:rPr>
        <w:pPrChange w:id="2465" w:author="Author">
          <w:pPr>
            <w:autoSpaceDE w:val="0"/>
            <w:autoSpaceDN w:val="0"/>
            <w:adjustRightInd w:val="0"/>
            <w:spacing w:after="0" w:line="240" w:lineRule="auto"/>
          </w:pPr>
        </w:pPrChange>
      </w:pPr>
      <w:ins w:id="2466" w:author="Author">
        <w:del w:id="246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494C132F" w14:textId="154F2845" w:rsidR="006041F2" w:rsidDel="00015253" w:rsidRDefault="006041F2">
      <w:pPr>
        <w:autoSpaceDE w:val="0"/>
        <w:autoSpaceDN w:val="0"/>
        <w:adjustRightInd w:val="0"/>
        <w:spacing w:after="0" w:line="240" w:lineRule="auto"/>
        <w:ind w:left="288"/>
        <w:rPr>
          <w:ins w:id="2468" w:author="Author"/>
          <w:del w:id="2469" w:author="Author"/>
          <w:rFonts w:ascii="Consolas" w:hAnsi="Consolas" w:cs="Consolas"/>
          <w:color w:val="000000"/>
          <w:sz w:val="19"/>
          <w:szCs w:val="19"/>
        </w:rPr>
        <w:pPrChange w:id="2470" w:author="Author">
          <w:pPr>
            <w:autoSpaceDE w:val="0"/>
            <w:autoSpaceDN w:val="0"/>
            <w:adjustRightInd w:val="0"/>
            <w:spacing w:after="0" w:line="240" w:lineRule="auto"/>
          </w:pPr>
        </w:pPrChange>
      </w:pPr>
      <w:ins w:id="2471" w:author="Author">
        <w:del w:id="2472" w:author="Author">
          <w:r w:rsidDel="00015253">
            <w:rPr>
              <w:rFonts w:ascii="Consolas" w:hAnsi="Consolas" w:cs="Consolas"/>
              <w:color w:val="0000FF"/>
              <w:sz w:val="19"/>
              <w:szCs w:val="19"/>
            </w:rPr>
            <w:delText>&lt;!--</w:delText>
          </w:r>
          <w:r w:rsidDel="00015253">
            <w:rPr>
              <w:rFonts w:ascii="Consolas" w:hAnsi="Consolas" w:cs="Consolas"/>
              <w:color w:val="008000"/>
              <w:sz w:val="19"/>
              <w:szCs w:val="19"/>
            </w:rPr>
            <w:delText xml:space="preserve"> Elements </w:delText>
          </w:r>
          <w:r w:rsidDel="00015253">
            <w:rPr>
              <w:rFonts w:ascii="Consolas" w:hAnsi="Consolas" w:cs="Consolas"/>
              <w:color w:val="0000FF"/>
              <w:sz w:val="19"/>
              <w:szCs w:val="19"/>
            </w:rPr>
            <w:delText>--&gt;</w:delText>
          </w:r>
        </w:del>
      </w:ins>
    </w:p>
    <w:p w14:paraId="0688CE3E" w14:textId="4D4765AC" w:rsidR="006041F2" w:rsidDel="00015253" w:rsidRDefault="006041F2">
      <w:pPr>
        <w:autoSpaceDE w:val="0"/>
        <w:autoSpaceDN w:val="0"/>
        <w:adjustRightInd w:val="0"/>
        <w:spacing w:after="0" w:line="240" w:lineRule="auto"/>
        <w:ind w:left="288"/>
        <w:rPr>
          <w:ins w:id="2473" w:author="Author"/>
          <w:del w:id="2474" w:author="Author"/>
          <w:rFonts w:ascii="Consolas" w:hAnsi="Consolas" w:cs="Consolas"/>
          <w:color w:val="000000"/>
          <w:sz w:val="19"/>
          <w:szCs w:val="19"/>
        </w:rPr>
        <w:pPrChange w:id="2475" w:author="Author">
          <w:pPr>
            <w:autoSpaceDE w:val="0"/>
            <w:autoSpaceDN w:val="0"/>
            <w:adjustRightInd w:val="0"/>
            <w:spacing w:after="0" w:line="240" w:lineRule="auto"/>
          </w:pPr>
        </w:pPrChange>
      </w:pPr>
      <w:ins w:id="2476" w:author="Author">
        <w:del w:id="247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95CCC0E" w14:textId="0D0C15F3" w:rsidR="006041F2" w:rsidDel="00015253" w:rsidRDefault="006041F2">
      <w:pPr>
        <w:autoSpaceDE w:val="0"/>
        <w:autoSpaceDN w:val="0"/>
        <w:adjustRightInd w:val="0"/>
        <w:spacing w:after="0" w:line="240" w:lineRule="auto"/>
        <w:ind w:left="288"/>
        <w:rPr>
          <w:ins w:id="2478" w:author="Author"/>
          <w:del w:id="2479" w:author="Author"/>
          <w:rFonts w:ascii="Consolas" w:hAnsi="Consolas" w:cs="Consolas"/>
          <w:color w:val="000000"/>
          <w:sz w:val="19"/>
          <w:szCs w:val="19"/>
        </w:rPr>
        <w:pPrChange w:id="2480" w:author="Author">
          <w:pPr>
            <w:autoSpaceDE w:val="0"/>
            <w:autoSpaceDN w:val="0"/>
            <w:adjustRightInd w:val="0"/>
            <w:spacing w:after="0" w:line="240" w:lineRule="auto"/>
          </w:pPr>
        </w:pPrChange>
      </w:pPr>
      <w:ins w:id="2481" w:author="Author">
        <w:del w:id="248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80D2362" w14:textId="056EBD93" w:rsidR="006041F2" w:rsidDel="00015253" w:rsidRDefault="006041F2">
      <w:pPr>
        <w:autoSpaceDE w:val="0"/>
        <w:autoSpaceDN w:val="0"/>
        <w:adjustRightInd w:val="0"/>
        <w:spacing w:after="0" w:line="240" w:lineRule="auto"/>
        <w:ind w:left="288"/>
        <w:rPr>
          <w:ins w:id="2483" w:author="Author"/>
          <w:del w:id="2484" w:author="Author"/>
          <w:rFonts w:ascii="Consolas" w:hAnsi="Consolas" w:cs="Consolas"/>
          <w:color w:val="000000"/>
          <w:sz w:val="19"/>
          <w:szCs w:val="19"/>
        </w:rPr>
        <w:pPrChange w:id="2485" w:author="Author">
          <w:pPr>
            <w:autoSpaceDE w:val="0"/>
            <w:autoSpaceDN w:val="0"/>
            <w:adjustRightInd w:val="0"/>
            <w:spacing w:after="0" w:line="240" w:lineRule="auto"/>
          </w:pPr>
        </w:pPrChange>
      </w:pPr>
      <w:ins w:id="2486" w:author="Author">
        <w:del w:id="248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resources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CT_Resources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B132876" w14:textId="76A39398" w:rsidR="006041F2" w:rsidDel="00015253" w:rsidRDefault="006041F2">
      <w:pPr>
        <w:autoSpaceDE w:val="0"/>
        <w:autoSpaceDN w:val="0"/>
        <w:adjustRightInd w:val="0"/>
        <w:spacing w:after="0" w:line="240" w:lineRule="auto"/>
        <w:ind w:left="288"/>
        <w:rPr>
          <w:ins w:id="2488" w:author="Author"/>
          <w:del w:id="2489" w:author="Author"/>
          <w:rFonts w:ascii="Consolas" w:hAnsi="Consolas" w:cs="Consolas"/>
          <w:color w:val="000000"/>
          <w:sz w:val="19"/>
          <w:szCs w:val="19"/>
        </w:rPr>
        <w:pPrChange w:id="2490" w:author="Author">
          <w:pPr>
            <w:autoSpaceDE w:val="0"/>
            <w:autoSpaceDN w:val="0"/>
            <w:adjustRightInd w:val="0"/>
            <w:spacing w:after="0" w:line="240" w:lineRule="auto"/>
          </w:pPr>
        </w:pPrChange>
      </w:pPr>
      <w:ins w:id="2491" w:author="Author">
        <w:del w:id="249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build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CT_Build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042A1C" w14:textId="32C38C66" w:rsidR="006041F2" w:rsidDel="00015253" w:rsidRDefault="006041F2">
      <w:pPr>
        <w:autoSpaceDE w:val="0"/>
        <w:autoSpaceDN w:val="0"/>
        <w:adjustRightInd w:val="0"/>
        <w:spacing w:after="0" w:line="240" w:lineRule="auto"/>
        <w:ind w:left="288"/>
        <w:rPr>
          <w:ins w:id="2493" w:author="Author"/>
          <w:del w:id="2494" w:author="Author"/>
          <w:rFonts w:ascii="Consolas" w:hAnsi="Consolas" w:cs="Consolas"/>
          <w:color w:val="000000"/>
          <w:sz w:val="19"/>
          <w:szCs w:val="19"/>
        </w:rPr>
        <w:pPrChange w:id="2495" w:author="Author">
          <w:pPr>
            <w:autoSpaceDE w:val="0"/>
            <w:autoSpaceDN w:val="0"/>
            <w:adjustRightInd w:val="0"/>
            <w:spacing w:after="0" w:line="240" w:lineRule="auto"/>
          </w:pPr>
        </w:pPrChange>
      </w:pPr>
      <w:ins w:id="2496" w:author="Author">
        <w:del w:id="249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basematerials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CT_BaseMaterials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FD035BD" w14:textId="5E542F57" w:rsidR="006041F2" w:rsidDel="00015253" w:rsidRDefault="006041F2">
      <w:pPr>
        <w:autoSpaceDE w:val="0"/>
        <w:autoSpaceDN w:val="0"/>
        <w:adjustRightInd w:val="0"/>
        <w:spacing w:after="0" w:line="240" w:lineRule="auto"/>
        <w:ind w:left="288"/>
        <w:rPr>
          <w:ins w:id="2498" w:author="Author"/>
          <w:del w:id="2499" w:author="Author"/>
          <w:rFonts w:ascii="Consolas" w:hAnsi="Consolas" w:cs="Consolas"/>
          <w:color w:val="000000"/>
          <w:sz w:val="19"/>
          <w:szCs w:val="19"/>
        </w:rPr>
        <w:pPrChange w:id="2500" w:author="Author">
          <w:pPr>
            <w:autoSpaceDE w:val="0"/>
            <w:autoSpaceDN w:val="0"/>
            <w:adjustRightInd w:val="0"/>
            <w:spacing w:after="0" w:line="240" w:lineRule="auto"/>
          </w:pPr>
        </w:pPrChange>
      </w:pPr>
      <w:ins w:id="2501" w:author="Author">
        <w:del w:id="250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base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CT_Base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1AA44AB" w14:textId="70C0FFA6" w:rsidR="006041F2" w:rsidDel="00015253" w:rsidRDefault="006041F2">
      <w:pPr>
        <w:autoSpaceDE w:val="0"/>
        <w:autoSpaceDN w:val="0"/>
        <w:adjustRightInd w:val="0"/>
        <w:spacing w:after="0" w:line="240" w:lineRule="auto"/>
        <w:ind w:left="288"/>
        <w:rPr>
          <w:ins w:id="2503" w:author="Author"/>
          <w:del w:id="2504" w:author="Author"/>
          <w:rFonts w:ascii="Consolas" w:hAnsi="Consolas" w:cs="Consolas"/>
          <w:color w:val="000000"/>
          <w:sz w:val="19"/>
          <w:szCs w:val="19"/>
        </w:rPr>
        <w:pPrChange w:id="2505" w:author="Author">
          <w:pPr>
            <w:autoSpaceDE w:val="0"/>
            <w:autoSpaceDN w:val="0"/>
            <w:adjustRightInd w:val="0"/>
            <w:spacing w:after="0" w:line="240" w:lineRule="auto"/>
          </w:pPr>
        </w:pPrChange>
      </w:pPr>
      <w:ins w:id="2506" w:author="Author">
        <w:del w:id="250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object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CT_Object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C18FFA7" w14:textId="59CC159D" w:rsidR="006041F2" w:rsidDel="00015253" w:rsidRDefault="006041F2">
      <w:pPr>
        <w:autoSpaceDE w:val="0"/>
        <w:autoSpaceDN w:val="0"/>
        <w:adjustRightInd w:val="0"/>
        <w:spacing w:after="0" w:line="240" w:lineRule="auto"/>
        <w:ind w:left="288"/>
        <w:rPr>
          <w:ins w:id="2508" w:author="Author"/>
          <w:del w:id="2509" w:author="Author"/>
          <w:rFonts w:ascii="Consolas" w:hAnsi="Consolas" w:cs="Consolas"/>
          <w:color w:val="000000"/>
          <w:sz w:val="19"/>
          <w:szCs w:val="19"/>
        </w:rPr>
        <w:pPrChange w:id="2510" w:author="Author">
          <w:pPr>
            <w:autoSpaceDE w:val="0"/>
            <w:autoSpaceDN w:val="0"/>
            <w:adjustRightInd w:val="0"/>
            <w:spacing w:after="0" w:line="240" w:lineRule="auto"/>
          </w:pPr>
        </w:pPrChange>
      </w:pPr>
      <w:ins w:id="2511" w:author="Author">
        <w:del w:id="251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mesh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CT_Mesh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61497F6" w14:textId="15B3E7AF" w:rsidR="006041F2" w:rsidDel="00015253" w:rsidRDefault="006041F2">
      <w:pPr>
        <w:autoSpaceDE w:val="0"/>
        <w:autoSpaceDN w:val="0"/>
        <w:adjustRightInd w:val="0"/>
        <w:spacing w:after="0" w:line="240" w:lineRule="auto"/>
        <w:ind w:left="288"/>
        <w:rPr>
          <w:ins w:id="2513" w:author="Author"/>
          <w:del w:id="2514" w:author="Author"/>
          <w:rFonts w:ascii="Consolas" w:hAnsi="Consolas" w:cs="Consolas"/>
          <w:color w:val="000000"/>
          <w:sz w:val="19"/>
          <w:szCs w:val="19"/>
        </w:rPr>
        <w:pPrChange w:id="2515" w:author="Author">
          <w:pPr>
            <w:autoSpaceDE w:val="0"/>
            <w:autoSpaceDN w:val="0"/>
            <w:adjustRightInd w:val="0"/>
            <w:spacing w:after="0" w:line="240" w:lineRule="auto"/>
          </w:pPr>
        </w:pPrChange>
      </w:pPr>
      <w:ins w:id="2516" w:author="Author">
        <w:del w:id="251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vertices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CT_Vertices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F16A099" w14:textId="34FC4838" w:rsidR="006041F2" w:rsidDel="00015253" w:rsidRDefault="006041F2">
      <w:pPr>
        <w:autoSpaceDE w:val="0"/>
        <w:autoSpaceDN w:val="0"/>
        <w:adjustRightInd w:val="0"/>
        <w:spacing w:after="0" w:line="240" w:lineRule="auto"/>
        <w:ind w:left="288"/>
        <w:rPr>
          <w:ins w:id="2518" w:author="Author"/>
          <w:del w:id="2519" w:author="Author"/>
          <w:rFonts w:ascii="Consolas" w:hAnsi="Consolas" w:cs="Consolas"/>
          <w:color w:val="000000"/>
          <w:sz w:val="19"/>
          <w:szCs w:val="19"/>
        </w:rPr>
        <w:pPrChange w:id="2520" w:author="Author">
          <w:pPr>
            <w:autoSpaceDE w:val="0"/>
            <w:autoSpaceDN w:val="0"/>
            <w:adjustRightInd w:val="0"/>
            <w:spacing w:after="0" w:line="240" w:lineRule="auto"/>
          </w:pPr>
        </w:pPrChange>
      </w:pPr>
      <w:ins w:id="2521" w:author="Author">
        <w:del w:id="252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vertex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CT_Vertex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21BB42B" w14:textId="28373151" w:rsidR="006041F2" w:rsidDel="00015253" w:rsidRDefault="006041F2">
      <w:pPr>
        <w:autoSpaceDE w:val="0"/>
        <w:autoSpaceDN w:val="0"/>
        <w:adjustRightInd w:val="0"/>
        <w:spacing w:after="0" w:line="240" w:lineRule="auto"/>
        <w:ind w:left="288"/>
        <w:rPr>
          <w:ins w:id="2523" w:author="Author"/>
          <w:del w:id="2524" w:author="Author"/>
          <w:rFonts w:ascii="Consolas" w:hAnsi="Consolas" w:cs="Consolas"/>
          <w:color w:val="000000"/>
          <w:sz w:val="19"/>
          <w:szCs w:val="19"/>
        </w:rPr>
        <w:pPrChange w:id="2525" w:author="Author">
          <w:pPr>
            <w:autoSpaceDE w:val="0"/>
            <w:autoSpaceDN w:val="0"/>
            <w:adjustRightInd w:val="0"/>
            <w:spacing w:after="0" w:line="240" w:lineRule="auto"/>
          </w:pPr>
        </w:pPrChange>
      </w:pPr>
      <w:ins w:id="2526" w:author="Author">
        <w:del w:id="252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triangles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CT_Triangles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BDBC45E" w14:textId="214DB756" w:rsidR="006041F2" w:rsidDel="00015253" w:rsidRDefault="006041F2">
      <w:pPr>
        <w:autoSpaceDE w:val="0"/>
        <w:autoSpaceDN w:val="0"/>
        <w:adjustRightInd w:val="0"/>
        <w:spacing w:after="0" w:line="240" w:lineRule="auto"/>
        <w:ind w:left="288"/>
        <w:rPr>
          <w:ins w:id="2528" w:author="Author"/>
          <w:del w:id="2529" w:author="Author"/>
          <w:rFonts w:ascii="Consolas" w:hAnsi="Consolas" w:cs="Consolas"/>
          <w:color w:val="000000"/>
          <w:sz w:val="19"/>
          <w:szCs w:val="19"/>
        </w:rPr>
        <w:pPrChange w:id="2530" w:author="Author">
          <w:pPr>
            <w:autoSpaceDE w:val="0"/>
            <w:autoSpaceDN w:val="0"/>
            <w:adjustRightInd w:val="0"/>
            <w:spacing w:after="0" w:line="240" w:lineRule="auto"/>
          </w:pPr>
        </w:pPrChange>
      </w:pPr>
      <w:ins w:id="2531" w:author="Author">
        <w:del w:id="253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triangle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CT_Triangle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090F9C" w14:textId="07FBF5EF" w:rsidR="006041F2" w:rsidDel="00015253" w:rsidRDefault="006041F2">
      <w:pPr>
        <w:autoSpaceDE w:val="0"/>
        <w:autoSpaceDN w:val="0"/>
        <w:adjustRightInd w:val="0"/>
        <w:spacing w:after="0" w:line="240" w:lineRule="auto"/>
        <w:ind w:left="288"/>
        <w:rPr>
          <w:ins w:id="2533" w:author="Author"/>
          <w:del w:id="2534" w:author="Author"/>
          <w:rFonts w:ascii="Consolas" w:hAnsi="Consolas" w:cs="Consolas"/>
          <w:color w:val="000000"/>
          <w:sz w:val="19"/>
          <w:szCs w:val="19"/>
        </w:rPr>
        <w:pPrChange w:id="2535" w:author="Author">
          <w:pPr>
            <w:autoSpaceDE w:val="0"/>
            <w:autoSpaceDN w:val="0"/>
            <w:adjustRightInd w:val="0"/>
            <w:spacing w:after="0" w:line="240" w:lineRule="auto"/>
          </w:pPr>
        </w:pPrChange>
      </w:pPr>
      <w:ins w:id="2536" w:author="Author">
        <w:del w:id="253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components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CT_Components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BA895C2" w14:textId="1C945F4D" w:rsidR="006041F2" w:rsidDel="00015253" w:rsidRDefault="006041F2">
      <w:pPr>
        <w:autoSpaceDE w:val="0"/>
        <w:autoSpaceDN w:val="0"/>
        <w:adjustRightInd w:val="0"/>
        <w:spacing w:after="0" w:line="240" w:lineRule="auto"/>
        <w:ind w:left="288"/>
        <w:rPr>
          <w:ins w:id="2538" w:author="Author"/>
          <w:del w:id="2539" w:author="Author"/>
          <w:rFonts w:ascii="Consolas" w:hAnsi="Consolas" w:cs="Consolas"/>
          <w:color w:val="000000"/>
          <w:sz w:val="19"/>
          <w:szCs w:val="19"/>
        </w:rPr>
        <w:pPrChange w:id="2540" w:author="Author">
          <w:pPr>
            <w:autoSpaceDE w:val="0"/>
            <w:autoSpaceDN w:val="0"/>
            <w:adjustRightInd w:val="0"/>
            <w:spacing w:after="0" w:line="240" w:lineRule="auto"/>
          </w:pPr>
        </w:pPrChange>
      </w:pPr>
      <w:ins w:id="2541" w:author="Author">
        <w:del w:id="254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component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CT_Component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D861541" w14:textId="3AC613F9" w:rsidR="006041F2" w:rsidDel="00015253" w:rsidRDefault="006041F2">
      <w:pPr>
        <w:autoSpaceDE w:val="0"/>
        <w:autoSpaceDN w:val="0"/>
        <w:adjustRightInd w:val="0"/>
        <w:spacing w:after="0" w:line="240" w:lineRule="auto"/>
        <w:ind w:left="288"/>
        <w:rPr>
          <w:ins w:id="2543" w:author="Author"/>
          <w:del w:id="2544" w:author="Author"/>
          <w:rFonts w:ascii="Consolas" w:hAnsi="Consolas" w:cs="Consolas"/>
          <w:color w:val="000000"/>
          <w:sz w:val="19"/>
          <w:szCs w:val="19"/>
        </w:rPr>
        <w:pPrChange w:id="2545" w:author="Author">
          <w:pPr>
            <w:autoSpaceDE w:val="0"/>
            <w:autoSpaceDN w:val="0"/>
            <w:adjustRightInd w:val="0"/>
            <w:spacing w:after="0" w:line="240" w:lineRule="auto"/>
          </w:pPr>
        </w:pPrChange>
      </w:pPr>
      <w:ins w:id="2546" w:author="Author">
        <w:del w:id="2547"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BEA6064" w14:textId="61BE9392" w:rsidR="006041F2" w:rsidDel="00015253" w:rsidRDefault="006041F2">
      <w:pPr>
        <w:autoSpaceDE w:val="0"/>
        <w:autoSpaceDN w:val="0"/>
        <w:adjustRightInd w:val="0"/>
        <w:spacing w:after="0" w:line="240" w:lineRule="auto"/>
        <w:ind w:left="288"/>
        <w:rPr>
          <w:ins w:id="2548" w:author="Author"/>
          <w:del w:id="2549" w:author="Author"/>
          <w:rFonts w:ascii="Consolas" w:hAnsi="Consolas" w:cs="Consolas"/>
          <w:color w:val="000000"/>
          <w:sz w:val="19"/>
          <w:szCs w:val="19"/>
        </w:rPr>
        <w:pPrChange w:id="2550" w:author="Author">
          <w:pPr>
            <w:autoSpaceDE w:val="0"/>
            <w:autoSpaceDN w:val="0"/>
            <w:adjustRightInd w:val="0"/>
            <w:spacing w:after="0" w:line="240" w:lineRule="auto"/>
          </w:pPr>
        </w:pPrChange>
      </w:pPr>
      <w:ins w:id="2551" w:author="Author">
        <w:del w:id="2552"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item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CT_Item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980A6E1" w14:textId="1DE12821" w:rsidR="006041F2" w:rsidDel="00015253" w:rsidRDefault="006041F2" w:rsidP="006041F2">
      <w:pPr>
        <w:rPr>
          <w:ins w:id="2553" w:author="Author"/>
          <w:del w:id="2554" w:author="Author"/>
        </w:rPr>
      </w:pPr>
      <w:ins w:id="2555" w:author="Author">
        <w:del w:id="25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xs:schema</w:delText>
          </w:r>
          <w:r w:rsidDel="00015253">
            <w:rPr>
              <w:rFonts w:ascii="Consolas" w:hAnsi="Consolas" w:cs="Consolas"/>
              <w:color w:val="0000FF"/>
              <w:sz w:val="19"/>
              <w:szCs w:val="19"/>
            </w:rPr>
            <w:delText>&gt;</w:delText>
          </w:r>
        </w:del>
      </w:ins>
    </w:p>
    <w:p w14:paraId="2511326C" w14:textId="12E4EAC6" w:rsidR="005F2216" w:rsidRPr="005F2216" w:rsidDel="00015253" w:rsidRDefault="005F2216" w:rsidP="005F2216">
      <w:pPr>
        <w:autoSpaceDE w:val="0"/>
        <w:autoSpaceDN w:val="0"/>
        <w:adjustRightInd w:val="0"/>
        <w:spacing w:after="0" w:line="240" w:lineRule="auto"/>
        <w:rPr>
          <w:del w:id="2557" w:author="Author"/>
          <w:rFonts w:ascii="Consolas" w:eastAsiaTheme="minorHAnsi" w:hAnsi="Consolas" w:cs="Consolas"/>
          <w:color w:val="000000"/>
          <w:sz w:val="19"/>
          <w:szCs w:val="19"/>
        </w:rPr>
      </w:pPr>
      <w:del w:id="2558" w:author="Author">
        <w:r w:rsidRPr="005F2216" w:rsidDel="00015253">
          <w:rPr>
            <w:rFonts w:ascii="Consolas" w:eastAsiaTheme="minorHAnsi" w:hAnsi="Consolas" w:cs="Consolas"/>
            <w:color w:val="0000FF"/>
            <w:sz w:val="19"/>
            <w:szCs w:val="19"/>
          </w:rPr>
          <w:delText>&lt;?</w:delText>
        </w:r>
        <w:r w:rsidRPr="005F2216" w:rsidDel="00015253">
          <w:rPr>
            <w:rFonts w:ascii="Consolas" w:eastAsiaTheme="minorHAnsi" w:hAnsi="Consolas" w:cs="Consolas"/>
            <w:color w:val="A31515"/>
            <w:sz w:val="19"/>
            <w:szCs w:val="19"/>
          </w:rPr>
          <w:delText>xml</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version</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1.0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encoding</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UTF-8</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FC8157B" w14:textId="62F70525" w:rsidR="005F2216" w:rsidRPr="005F2216" w:rsidDel="00015253" w:rsidRDefault="005F2216" w:rsidP="005F2216">
      <w:pPr>
        <w:autoSpaceDE w:val="0"/>
        <w:autoSpaceDN w:val="0"/>
        <w:adjustRightInd w:val="0"/>
        <w:spacing w:after="0" w:line="240" w:lineRule="auto"/>
        <w:rPr>
          <w:del w:id="2559" w:author="Author"/>
          <w:rFonts w:ascii="Consolas" w:eastAsiaTheme="minorHAnsi" w:hAnsi="Consolas" w:cs="Consolas"/>
          <w:color w:val="000000"/>
          <w:sz w:val="19"/>
          <w:szCs w:val="19"/>
        </w:rPr>
      </w:pPr>
      <w:del w:id="2560" w:author="Author">
        <w:r w:rsidRPr="005F2216" w:rsidDel="00015253">
          <w:rPr>
            <w:rFonts w:ascii="Consolas" w:eastAsiaTheme="minorHAnsi" w:hAnsi="Consolas" w:cs="Consolas"/>
            <w:color w:val="0000FF"/>
            <w:sz w:val="19"/>
            <w:szCs w:val="19"/>
          </w:rPr>
          <w:delText>&lt;</w:delText>
        </w:r>
        <w:r w:rsidRPr="005F2216" w:rsidDel="00015253">
          <w:rPr>
            <w:rFonts w:ascii="Consolas" w:eastAsiaTheme="minorHAnsi" w:hAnsi="Consolas" w:cs="Consolas"/>
            <w:color w:val="A31515"/>
            <w:sz w:val="19"/>
            <w:szCs w:val="19"/>
          </w:rPr>
          <w:delText>xs:schema</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xmlns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http://schemas.microsoft.com/3dmanufacturing/core/2015/02</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xmlns:xs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http://www.w3.org/2001/XMLSchema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xmlns:xml</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http://www.w3.org/XML/1998/namespace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targetNamespace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http://schemas.microsoft.com/3dmanufacturing/core/2015/02</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elementFormDefault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unqualified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attributeFormDefault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unqualified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blockDefault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#all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9ECC4A8" w14:textId="074AE518" w:rsidR="005F2216" w:rsidRPr="005F2216" w:rsidDel="00015253" w:rsidRDefault="005F2216" w:rsidP="005F2216">
      <w:pPr>
        <w:autoSpaceDE w:val="0"/>
        <w:autoSpaceDN w:val="0"/>
        <w:adjustRightInd w:val="0"/>
        <w:spacing w:after="0" w:line="240" w:lineRule="auto"/>
        <w:rPr>
          <w:del w:id="2561" w:author="Author"/>
          <w:rFonts w:ascii="Consolas" w:eastAsiaTheme="minorHAnsi" w:hAnsi="Consolas" w:cs="Consolas"/>
          <w:color w:val="000000"/>
          <w:sz w:val="19"/>
          <w:szCs w:val="19"/>
        </w:rPr>
      </w:pPr>
      <w:del w:id="2562" w:author="Author">
        <w:r w:rsidRPr="005F2216" w:rsidDel="00015253">
          <w:rPr>
            <w:rFonts w:ascii="Consolas" w:eastAsiaTheme="minorHAnsi" w:hAnsi="Consolas" w:cs="Consolas"/>
            <w:color w:val="0000FF"/>
            <w:sz w:val="19"/>
            <w:szCs w:val="19"/>
          </w:rPr>
          <w:delText>&lt;!--</w:delText>
        </w:r>
        <w:r w:rsidRPr="005F2216" w:rsidDel="00015253">
          <w:rPr>
            <w:rFonts w:ascii="Consolas" w:eastAsiaTheme="minorHAnsi" w:hAnsi="Consolas" w:cs="Consolas"/>
            <w:color w:val="008000"/>
            <w:sz w:val="19"/>
            <w:szCs w:val="19"/>
          </w:rPr>
          <w:delText xml:space="preserve"> Import xml: namespace </w:delText>
        </w:r>
        <w:r w:rsidRPr="005F2216" w:rsidDel="00015253">
          <w:rPr>
            <w:rFonts w:ascii="Consolas" w:eastAsiaTheme="minorHAnsi" w:hAnsi="Consolas" w:cs="Consolas"/>
            <w:color w:val="0000FF"/>
            <w:sz w:val="19"/>
            <w:szCs w:val="19"/>
          </w:rPr>
          <w:delText>--&gt;</w:delText>
        </w:r>
      </w:del>
    </w:p>
    <w:p w14:paraId="6B414AFA" w14:textId="22099751" w:rsidR="005F2216" w:rsidRPr="005F2216" w:rsidDel="00015253" w:rsidRDefault="005F2216" w:rsidP="005F2216">
      <w:pPr>
        <w:autoSpaceDE w:val="0"/>
        <w:autoSpaceDN w:val="0"/>
        <w:adjustRightInd w:val="0"/>
        <w:spacing w:after="0" w:line="240" w:lineRule="auto"/>
        <w:rPr>
          <w:del w:id="2563" w:author="Author"/>
          <w:rFonts w:ascii="Consolas" w:eastAsiaTheme="minorHAnsi" w:hAnsi="Consolas" w:cs="Consolas"/>
          <w:color w:val="000000"/>
          <w:sz w:val="19"/>
          <w:szCs w:val="19"/>
        </w:rPr>
      </w:pPr>
      <w:del w:id="2564"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xs:import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http://www.w3.org/XML/1998/namespace</w:delText>
        </w:r>
        <w:r w:rsidRPr="005F2216" w:rsidDel="00015253">
          <w:rPr>
            <w:rFonts w:ascii="Consolas" w:eastAsiaTheme="minorHAnsi" w:hAnsi="Consolas" w:cs="Consolas"/>
            <w:color w:val="000000"/>
            <w:sz w:val="19"/>
            <w:szCs w:val="19"/>
          </w:rPr>
          <w:delText>"</w:delText>
        </w:r>
      </w:del>
    </w:p>
    <w:p w14:paraId="42E652E1" w14:textId="61D39BD2" w:rsidR="005F2216" w:rsidRPr="005F2216" w:rsidDel="00015253" w:rsidRDefault="005F2216" w:rsidP="005F2216">
      <w:pPr>
        <w:autoSpaceDE w:val="0"/>
        <w:autoSpaceDN w:val="0"/>
        <w:adjustRightInd w:val="0"/>
        <w:spacing w:after="0" w:line="240" w:lineRule="auto"/>
        <w:rPr>
          <w:del w:id="2565" w:author="Author"/>
          <w:rFonts w:ascii="Consolas" w:eastAsiaTheme="minorHAnsi" w:hAnsi="Consolas" w:cs="Consolas"/>
          <w:color w:val="000000"/>
          <w:sz w:val="19"/>
          <w:szCs w:val="19"/>
        </w:rPr>
      </w:pPr>
      <w:del w:id="2566" w:author="Autho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schemaLocation</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http://www.w3.org/2001/xml.xsd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/&gt;</w:delText>
        </w:r>
      </w:del>
    </w:p>
    <w:p w14:paraId="19065789" w14:textId="0E0DA2A1" w:rsidR="005F2216" w:rsidRPr="005F2216" w:rsidDel="00015253" w:rsidRDefault="005F2216" w:rsidP="005F2216">
      <w:pPr>
        <w:autoSpaceDE w:val="0"/>
        <w:autoSpaceDN w:val="0"/>
        <w:adjustRightInd w:val="0"/>
        <w:spacing w:after="0" w:line="240" w:lineRule="auto"/>
        <w:rPr>
          <w:del w:id="2567" w:author="Author"/>
          <w:rFonts w:ascii="Consolas" w:eastAsiaTheme="minorHAnsi" w:hAnsi="Consolas" w:cs="Consolas"/>
          <w:color w:val="000000"/>
          <w:sz w:val="19"/>
          <w:szCs w:val="19"/>
        </w:rPr>
      </w:pPr>
    </w:p>
    <w:p w14:paraId="2358D56C" w14:textId="6679F504" w:rsidR="005F2216" w:rsidRPr="005F2216" w:rsidDel="00015253" w:rsidRDefault="005F2216" w:rsidP="005F2216">
      <w:pPr>
        <w:autoSpaceDE w:val="0"/>
        <w:autoSpaceDN w:val="0"/>
        <w:adjustRightInd w:val="0"/>
        <w:spacing w:after="0" w:line="240" w:lineRule="auto"/>
        <w:rPr>
          <w:del w:id="2568" w:author="Author"/>
          <w:rFonts w:ascii="Consolas" w:eastAsiaTheme="minorHAnsi" w:hAnsi="Consolas" w:cs="Consolas"/>
          <w:color w:val="000000"/>
          <w:sz w:val="19"/>
          <w:szCs w:val="19"/>
        </w:rPr>
      </w:pPr>
      <w:del w:id="256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xs:annotation</w:delText>
        </w:r>
        <w:r w:rsidRPr="005F2216" w:rsidDel="00015253">
          <w:rPr>
            <w:rFonts w:ascii="Consolas" w:eastAsiaTheme="minorHAnsi" w:hAnsi="Consolas" w:cs="Consolas"/>
            <w:color w:val="0000FF"/>
            <w:sz w:val="19"/>
            <w:szCs w:val="19"/>
          </w:rPr>
          <w:delText>&gt;</w:delText>
        </w:r>
      </w:del>
    </w:p>
    <w:p w14:paraId="220061FC" w14:textId="2F4EC602" w:rsidR="005F2216" w:rsidRPr="005F2216" w:rsidDel="00015253" w:rsidRDefault="005F2216" w:rsidP="005F2216">
      <w:pPr>
        <w:autoSpaceDE w:val="0"/>
        <w:autoSpaceDN w:val="0"/>
        <w:adjustRightInd w:val="0"/>
        <w:spacing w:after="0" w:line="240" w:lineRule="auto"/>
        <w:rPr>
          <w:del w:id="2570" w:author="Author"/>
          <w:rFonts w:ascii="Consolas" w:eastAsiaTheme="minorHAnsi" w:hAnsi="Consolas" w:cs="Consolas"/>
          <w:color w:val="000000"/>
          <w:sz w:val="19"/>
          <w:szCs w:val="19"/>
        </w:rPr>
      </w:pPr>
      <w:del w:id="257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xs:documentation</w:delText>
        </w:r>
        <w:r w:rsidRPr="005F2216" w:rsidDel="00015253">
          <w:rPr>
            <w:rFonts w:ascii="Consolas" w:eastAsiaTheme="minorHAnsi" w:hAnsi="Consolas" w:cs="Consolas"/>
            <w:color w:val="0000FF"/>
            <w:sz w:val="19"/>
            <w:szCs w:val="19"/>
          </w:rPr>
          <w:delText>&gt;&lt;![CDATA[</w:delText>
        </w:r>
      </w:del>
    </w:p>
    <w:p w14:paraId="03BBBA8C" w14:textId="6613F8B2" w:rsidR="005F2216" w:rsidRPr="005F2216" w:rsidDel="00015253" w:rsidRDefault="005F2216" w:rsidP="005F2216">
      <w:pPr>
        <w:autoSpaceDE w:val="0"/>
        <w:autoSpaceDN w:val="0"/>
        <w:adjustRightInd w:val="0"/>
        <w:spacing w:after="0" w:line="240" w:lineRule="auto"/>
        <w:rPr>
          <w:del w:id="2572" w:author="Author"/>
          <w:rFonts w:ascii="Consolas" w:eastAsiaTheme="minorHAnsi" w:hAnsi="Consolas" w:cs="Consolas"/>
          <w:color w:val="000000"/>
          <w:sz w:val="19"/>
          <w:szCs w:val="19"/>
        </w:rPr>
      </w:pPr>
      <w:del w:id="2573"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Schema notes:</w:delText>
        </w:r>
      </w:del>
    </w:p>
    <w:p w14:paraId="53F03099" w14:textId="2738B1FC" w:rsidR="005F2216" w:rsidRPr="005F2216" w:rsidDel="00015253" w:rsidRDefault="005F2216" w:rsidP="005F2216">
      <w:pPr>
        <w:autoSpaceDE w:val="0"/>
        <w:autoSpaceDN w:val="0"/>
        <w:adjustRightInd w:val="0"/>
        <w:spacing w:after="0" w:line="240" w:lineRule="auto"/>
        <w:rPr>
          <w:del w:id="2574" w:author="Author"/>
          <w:rFonts w:ascii="Consolas" w:eastAsiaTheme="minorHAnsi" w:hAnsi="Consolas" w:cs="Consolas"/>
          <w:color w:val="000000"/>
          <w:sz w:val="19"/>
          <w:szCs w:val="19"/>
        </w:rPr>
      </w:pPr>
    </w:p>
    <w:p w14:paraId="40855013" w14:textId="3510C8BB" w:rsidR="005F2216" w:rsidRPr="005F2216" w:rsidDel="00015253" w:rsidRDefault="005F2216" w:rsidP="005F2216">
      <w:pPr>
        <w:autoSpaceDE w:val="0"/>
        <w:autoSpaceDN w:val="0"/>
        <w:adjustRightInd w:val="0"/>
        <w:spacing w:after="0" w:line="240" w:lineRule="auto"/>
        <w:rPr>
          <w:del w:id="2575" w:author="Author"/>
          <w:rFonts w:ascii="Consolas" w:eastAsiaTheme="minorHAnsi" w:hAnsi="Consolas" w:cs="Consolas"/>
          <w:color w:val="000000"/>
          <w:sz w:val="19"/>
          <w:szCs w:val="19"/>
        </w:rPr>
      </w:pPr>
      <w:del w:id="2576"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Items within this schema follow a simple naming convention of appending a prefix indicating the type of element for references:</w:delText>
        </w:r>
      </w:del>
    </w:p>
    <w:p w14:paraId="555DB15B" w14:textId="5FF190D6" w:rsidR="005F2216" w:rsidRPr="005F2216" w:rsidDel="00015253" w:rsidRDefault="005F2216" w:rsidP="005F2216">
      <w:pPr>
        <w:autoSpaceDE w:val="0"/>
        <w:autoSpaceDN w:val="0"/>
        <w:adjustRightInd w:val="0"/>
        <w:spacing w:after="0" w:line="240" w:lineRule="auto"/>
        <w:rPr>
          <w:del w:id="2577" w:author="Author"/>
          <w:rFonts w:ascii="Consolas" w:eastAsiaTheme="minorHAnsi" w:hAnsi="Consolas" w:cs="Consolas"/>
          <w:color w:val="000000"/>
          <w:sz w:val="19"/>
          <w:szCs w:val="19"/>
        </w:rPr>
      </w:pPr>
    </w:p>
    <w:p w14:paraId="0669E2B4" w14:textId="45B7621B" w:rsidR="005F2216" w:rsidRPr="005F2216" w:rsidDel="00015253" w:rsidRDefault="005F2216" w:rsidP="005F2216">
      <w:pPr>
        <w:autoSpaceDE w:val="0"/>
        <w:autoSpaceDN w:val="0"/>
        <w:adjustRightInd w:val="0"/>
        <w:spacing w:after="0" w:line="240" w:lineRule="auto"/>
        <w:rPr>
          <w:del w:id="2578" w:author="Author"/>
          <w:rFonts w:ascii="Consolas" w:eastAsiaTheme="minorHAnsi" w:hAnsi="Consolas" w:cs="Consolas"/>
          <w:color w:val="000000"/>
          <w:sz w:val="19"/>
          <w:szCs w:val="19"/>
        </w:rPr>
      </w:pPr>
      <w:del w:id="2579"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Unprefixed: Element names</w:delText>
        </w:r>
      </w:del>
    </w:p>
    <w:p w14:paraId="272AC36C" w14:textId="2FEA9CFF" w:rsidR="005F2216" w:rsidRPr="005F2216" w:rsidDel="00015253" w:rsidRDefault="005F2216" w:rsidP="005F2216">
      <w:pPr>
        <w:autoSpaceDE w:val="0"/>
        <w:autoSpaceDN w:val="0"/>
        <w:adjustRightInd w:val="0"/>
        <w:spacing w:after="0" w:line="240" w:lineRule="auto"/>
        <w:rPr>
          <w:del w:id="2580" w:author="Author"/>
          <w:rFonts w:ascii="Consolas" w:eastAsiaTheme="minorHAnsi" w:hAnsi="Consolas" w:cs="Consolas"/>
          <w:color w:val="000000"/>
          <w:sz w:val="19"/>
          <w:szCs w:val="19"/>
        </w:rPr>
      </w:pPr>
      <w:del w:id="2581"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CT_: Complex types</w:delText>
        </w:r>
      </w:del>
    </w:p>
    <w:p w14:paraId="2E97CA45" w14:textId="550F2658" w:rsidR="005F2216" w:rsidRPr="005F2216" w:rsidDel="00015253" w:rsidRDefault="005F2216" w:rsidP="005F2216">
      <w:pPr>
        <w:autoSpaceDE w:val="0"/>
        <w:autoSpaceDN w:val="0"/>
        <w:adjustRightInd w:val="0"/>
        <w:spacing w:after="0" w:line="240" w:lineRule="auto"/>
        <w:rPr>
          <w:del w:id="2582" w:author="Author"/>
          <w:rFonts w:ascii="Consolas" w:eastAsiaTheme="minorHAnsi" w:hAnsi="Consolas" w:cs="Consolas"/>
          <w:color w:val="000000"/>
          <w:sz w:val="19"/>
          <w:szCs w:val="19"/>
        </w:rPr>
      </w:pPr>
      <w:del w:id="2583"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ST_: Simple types</w:delText>
        </w:r>
      </w:del>
    </w:p>
    <w:p w14:paraId="10379036" w14:textId="2290D5E2" w:rsidR="005F2216" w:rsidRPr="005F2216" w:rsidDel="00015253" w:rsidRDefault="005F2216" w:rsidP="005F2216">
      <w:pPr>
        <w:autoSpaceDE w:val="0"/>
        <w:autoSpaceDN w:val="0"/>
        <w:adjustRightInd w:val="0"/>
        <w:spacing w:after="0" w:line="240" w:lineRule="auto"/>
        <w:rPr>
          <w:del w:id="2584" w:author="Author"/>
          <w:rFonts w:ascii="Consolas" w:eastAsiaTheme="minorHAnsi" w:hAnsi="Consolas" w:cs="Consolas"/>
          <w:color w:val="000000"/>
          <w:sz w:val="19"/>
          <w:szCs w:val="19"/>
        </w:rPr>
      </w:pPr>
      <w:del w:id="2585"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r>
      </w:del>
    </w:p>
    <w:p w14:paraId="3EA4249C" w14:textId="455606AC" w:rsidR="005F2216" w:rsidRPr="005F2216" w:rsidDel="00015253" w:rsidRDefault="005F2216" w:rsidP="005F2216">
      <w:pPr>
        <w:autoSpaceDE w:val="0"/>
        <w:autoSpaceDN w:val="0"/>
        <w:adjustRightInd w:val="0"/>
        <w:spacing w:after="0" w:line="240" w:lineRule="auto"/>
        <w:rPr>
          <w:del w:id="2586" w:author="Author"/>
          <w:rFonts w:ascii="Consolas" w:eastAsiaTheme="minorHAnsi" w:hAnsi="Consolas" w:cs="Consolas"/>
          <w:color w:val="000000"/>
          <w:sz w:val="19"/>
          <w:szCs w:val="19"/>
        </w:rPr>
      </w:pPr>
      <w:del w:id="2587"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0000FF"/>
            <w:sz w:val="19"/>
            <w:szCs w:val="19"/>
          </w:rPr>
          <w:delText>]]&gt;&lt;/</w:delText>
        </w:r>
        <w:r w:rsidRPr="005F2216" w:rsidDel="00015253">
          <w:rPr>
            <w:rFonts w:ascii="Consolas" w:eastAsiaTheme="minorHAnsi" w:hAnsi="Consolas" w:cs="Consolas"/>
            <w:color w:val="A31515"/>
            <w:sz w:val="19"/>
            <w:szCs w:val="19"/>
          </w:rPr>
          <w:delText>xs:documentation</w:delText>
        </w:r>
        <w:r w:rsidRPr="005F2216" w:rsidDel="00015253">
          <w:rPr>
            <w:rFonts w:ascii="Consolas" w:eastAsiaTheme="minorHAnsi" w:hAnsi="Consolas" w:cs="Consolas"/>
            <w:color w:val="0000FF"/>
            <w:sz w:val="19"/>
            <w:szCs w:val="19"/>
          </w:rPr>
          <w:delText>&gt;</w:delText>
        </w:r>
      </w:del>
    </w:p>
    <w:p w14:paraId="3A1D48F8" w14:textId="22F3848D" w:rsidR="005F2216" w:rsidRPr="005F2216" w:rsidDel="00015253" w:rsidRDefault="005F2216" w:rsidP="005F2216">
      <w:pPr>
        <w:autoSpaceDE w:val="0"/>
        <w:autoSpaceDN w:val="0"/>
        <w:adjustRightInd w:val="0"/>
        <w:spacing w:after="0" w:line="240" w:lineRule="auto"/>
        <w:rPr>
          <w:del w:id="2588" w:author="Author"/>
          <w:rFonts w:ascii="Consolas" w:eastAsiaTheme="minorHAnsi" w:hAnsi="Consolas" w:cs="Consolas"/>
          <w:color w:val="000000"/>
          <w:sz w:val="19"/>
          <w:szCs w:val="19"/>
        </w:rPr>
      </w:pPr>
      <w:del w:id="258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xs:annotation</w:delText>
        </w:r>
        <w:r w:rsidRPr="005F2216" w:rsidDel="00015253">
          <w:rPr>
            <w:rFonts w:ascii="Consolas" w:eastAsiaTheme="minorHAnsi" w:hAnsi="Consolas" w:cs="Consolas"/>
            <w:color w:val="0000FF"/>
            <w:sz w:val="19"/>
            <w:szCs w:val="19"/>
          </w:rPr>
          <w:delText>&gt;</w:delText>
        </w:r>
      </w:del>
    </w:p>
    <w:p w14:paraId="108512D6" w14:textId="370FC9AE" w:rsidR="005F2216" w:rsidRPr="005F2216" w:rsidDel="00015253" w:rsidRDefault="005F2216" w:rsidP="005F2216">
      <w:pPr>
        <w:autoSpaceDE w:val="0"/>
        <w:autoSpaceDN w:val="0"/>
        <w:adjustRightInd w:val="0"/>
        <w:spacing w:after="0" w:line="240" w:lineRule="auto"/>
        <w:rPr>
          <w:del w:id="2590" w:author="Author"/>
          <w:rFonts w:ascii="Consolas" w:eastAsiaTheme="minorHAnsi" w:hAnsi="Consolas" w:cs="Consolas"/>
          <w:color w:val="000000"/>
          <w:sz w:val="19"/>
          <w:szCs w:val="19"/>
        </w:rPr>
      </w:pPr>
      <w:del w:id="259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008000"/>
            <w:sz w:val="19"/>
            <w:szCs w:val="19"/>
          </w:rPr>
          <w:delText xml:space="preserve"> Complex Types </w:delText>
        </w:r>
        <w:r w:rsidRPr="005F2216" w:rsidDel="00015253">
          <w:rPr>
            <w:rFonts w:ascii="Consolas" w:eastAsiaTheme="minorHAnsi" w:hAnsi="Consolas" w:cs="Consolas"/>
            <w:color w:val="0000FF"/>
            <w:sz w:val="19"/>
            <w:szCs w:val="19"/>
          </w:rPr>
          <w:delText>--&gt;</w:delText>
        </w:r>
      </w:del>
    </w:p>
    <w:p w14:paraId="5C304CD2" w14:textId="7F95724D" w:rsidR="005F2216" w:rsidRPr="005F2216" w:rsidDel="00015253" w:rsidRDefault="005F2216" w:rsidP="005F2216">
      <w:pPr>
        <w:autoSpaceDE w:val="0"/>
        <w:autoSpaceDN w:val="0"/>
        <w:adjustRightInd w:val="0"/>
        <w:spacing w:after="0" w:line="240" w:lineRule="auto"/>
        <w:rPr>
          <w:del w:id="2592" w:author="Author"/>
          <w:rFonts w:ascii="Consolas" w:eastAsiaTheme="minorHAnsi" w:hAnsi="Consolas" w:cs="Consolas"/>
          <w:color w:val="000000"/>
          <w:sz w:val="19"/>
          <w:szCs w:val="19"/>
        </w:rPr>
      </w:pPr>
      <w:del w:id="259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3FFED27" w14:textId="73A2E6D6" w:rsidR="005F2216" w:rsidRPr="005F2216" w:rsidDel="00015253" w:rsidRDefault="005F2216" w:rsidP="005F2216">
      <w:pPr>
        <w:autoSpaceDE w:val="0"/>
        <w:autoSpaceDN w:val="0"/>
        <w:adjustRightInd w:val="0"/>
        <w:spacing w:after="0" w:line="240" w:lineRule="auto"/>
        <w:rPr>
          <w:del w:id="2594" w:author="Author"/>
          <w:rFonts w:ascii="Consolas" w:eastAsiaTheme="minorHAnsi" w:hAnsi="Consolas" w:cs="Consolas"/>
          <w:color w:val="000000"/>
          <w:sz w:val="19"/>
          <w:szCs w:val="19"/>
        </w:rPr>
      </w:pPr>
      <w:del w:id="259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4C39DB57" w14:textId="7547AB84" w:rsidR="005F2216" w:rsidRPr="005F2216" w:rsidDel="00015253" w:rsidRDefault="005F2216" w:rsidP="005F2216">
      <w:pPr>
        <w:autoSpaceDE w:val="0"/>
        <w:autoSpaceDN w:val="0"/>
        <w:adjustRightInd w:val="0"/>
        <w:spacing w:after="0" w:line="240" w:lineRule="auto"/>
        <w:rPr>
          <w:del w:id="2596" w:author="Author"/>
          <w:rFonts w:ascii="Consolas" w:eastAsiaTheme="minorHAnsi" w:hAnsi="Consolas" w:cs="Consolas"/>
          <w:color w:val="000000"/>
          <w:sz w:val="19"/>
          <w:szCs w:val="19"/>
        </w:rPr>
      </w:pPr>
      <w:del w:id="259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2A08134" w14:textId="57467697" w:rsidR="005F2216" w:rsidRPr="005F2216" w:rsidDel="00015253" w:rsidRDefault="005F2216" w:rsidP="005F2216">
      <w:pPr>
        <w:autoSpaceDE w:val="0"/>
        <w:autoSpaceDN w:val="0"/>
        <w:adjustRightInd w:val="0"/>
        <w:spacing w:after="0" w:line="240" w:lineRule="auto"/>
        <w:rPr>
          <w:del w:id="2598" w:author="Author"/>
          <w:rFonts w:ascii="Consolas" w:eastAsiaTheme="minorHAnsi" w:hAnsi="Consolas" w:cs="Consolas"/>
          <w:color w:val="000000"/>
          <w:sz w:val="19"/>
          <w:szCs w:val="19"/>
        </w:rPr>
      </w:pPr>
      <w:del w:id="259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resources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289979C" w14:textId="6C2873F7" w:rsidR="005F2216" w:rsidRPr="005F2216" w:rsidDel="00015253" w:rsidRDefault="005F2216" w:rsidP="005F2216">
      <w:pPr>
        <w:autoSpaceDE w:val="0"/>
        <w:autoSpaceDN w:val="0"/>
        <w:adjustRightInd w:val="0"/>
        <w:spacing w:after="0" w:line="240" w:lineRule="auto"/>
        <w:rPr>
          <w:del w:id="2600" w:author="Author"/>
          <w:rFonts w:ascii="Consolas" w:eastAsiaTheme="minorHAnsi" w:hAnsi="Consolas" w:cs="Consolas"/>
          <w:color w:val="000000"/>
          <w:sz w:val="19"/>
          <w:szCs w:val="19"/>
        </w:rPr>
      </w:pPr>
      <w:del w:id="2601" w:author="Author">
        <w:r w:rsidRPr="005F2216" w:rsidDel="00015253">
          <w:rPr>
            <w:rFonts w:ascii="Consolas" w:eastAsiaTheme="minorHAnsi" w:hAnsi="Consolas" w:cs="Consolas"/>
            <w:color w:val="0000FF"/>
            <w:sz w:val="19"/>
            <w:szCs w:val="19"/>
          </w:rPr>
          <w:lastRenderedPageBreak/>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build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38A0ED8" w14:textId="0FFC2845" w:rsidR="005F2216" w:rsidRPr="005F2216" w:rsidDel="00015253" w:rsidRDefault="005F2216" w:rsidP="005F2216">
      <w:pPr>
        <w:autoSpaceDE w:val="0"/>
        <w:autoSpaceDN w:val="0"/>
        <w:adjustRightInd w:val="0"/>
        <w:spacing w:after="0" w:line="240" w:lineRule="auto"/>
        <w:rPr>
          <w:del w:id="2602" w:author="Author"/>
          <w:rFonts w:ascii="Consolas" w:eastAsiaTheme="minorHAnsi" w:hAnsi="Consolas" w:cs="Consolas"/>
          <w:color w:val="000000"/>
          <w:sz w:val="19"/>
          <w:szCs w:val="19"/>
        </w:rPr>
      </w:pPr>
      <w:del w:id="260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2683FC5" w14:textId="04258F45" w:rsidR="005F2216" w:rsidRPr="005F2216" w:rsidDel="00015253" w:rsidRDefault="005F2216" w:rsidP="005F2216">
      <w:pPr>
        <w:autoSpaceDE w:val="0"/>
        <w:autoSpaceDN w:val="0"/>
        <w:adjustRightInd w:val="0"/>
        <w:spacing w:after="0" w:line="240" w:lineRule="auto"/>
        <w:rPr>
          <w:del w:id="2604" w:author="Author"/>
          <w:rFonts w:ascii="Consolas" w:eastAsiaTheme="minorHAnsi" w:hAnsi="Consolas" w:cs="Consolas"/>
          <w:color w:val="000000"/>
          <w:sz w:val="19"/>
          <w:szCs w:val="19"/>
        </w:rPr>
      </w:pPr>
      <w:del w:id="260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04635777" w14:textId="25C51E5C" w:rsidR="005F2216" w:rsidRPr="005F2216" w:rsidDel="00015253" w:rsidRDefault="005F2216" w:rsidP="005F2216">
      <w:pPr>
        <w:autoSpaceDE w:val="0"/>
        <w:autoSpaceDN w:val="0"/>
        <w:adjustRightInd w:val="0"/>
        <w:spacing w:after="0" w:line="240" w:lineRule="auto"/>
        <w:rPr>
          <w:del w:id="2606" w:author="Author"/>
          <w:rFonts w:ascii="Consolas" w:eastAsiaTheme="minorHAnsi" w:hAnsi="Consolas" w:cs="Consolas"/>
          <w:color w:val="000000"/>
          <w:sz w:val="19"/>
          <w:szCs w:val="19"/>
        </w:rPr>
      </w:pPr>
      <w:del w:id="260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unit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ST_Unit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millimeter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21F1D1C" w14:textId="4E15F60D" w:rsidR="005F2216" w:rsidRPr="005F2216" w:rsidDel="00015253" w:rsidRDefault="005F2216" w:rsidP="005F2216">
      <w:pPr>
        <w:autoSpaceDE w:val="0"/>
        <w:autoSpaceDN w:val="0"/>
        <w:adjustRightInd w:val="0"/>
        <w:spacing w:after="0" w:line="240" w:lineRule="auto"/>
        <w:rPr>
          <w:del w:id="2608" w:author="Author"/>
          <w:rFonts w:ascii="Consolas" w:eastAsiaTheme="minorHAnsi" w:hAnsi="Consolas" w:cs="Consolas"/>
          <w:color w:val="000000"/>
          <w:sz w:val="19"/>
          <w:szCs w:val="19"/>
        </w:rPr>
      </w:pPr>
      <w:del w:id="260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xml:lang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EACB3CF" w14:textId="4C074656" w:rsidR="005F2216" w:rsidRPr="005F2216" w:rsidDel="00015253" w:rsidRDefault="005F2216" w:rsidP="005F2216">
      <w:pPr>
        <w:autoSpaceDE w:val="0"/>
        <w:autoSpaceDN w:val="0"/>
        <w:adjustRightInd w:val="0"/>
        <w:spacing w:after="0" w:line="240" w:lineRule="auto"/>
        <w:rPr>
          <w:del w:id="2610" w:author="Author"/>
          <w:rFonts w:ascii="Consolas" w:eastAsiaTheme="minorHAnsi" w:hAnsi="Consolas" w:cs="Consolas"/>
          <w:color w:val="000000"/>
          <w:sz w:val="19"/>
          <w:szCs w:val="19"/>
        </w:rPr>
      </w:pPr>
      <w:del w:id="261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requiredextensions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27AD0C2" w14:textId="5B66E80D" w:rsidR="005F2216" w:rsidRPr="005F2216" w:rsidDel="00015253" w:rsidRDefault="005F2216" w:rsidP="005F2216">
      <w:pPr>
        <w:autoSpaceDE w:val="0"/>
        <w:autoSpaceDN w:val="0"/>
        <w:adjustRightInd w:val="0"/>
        <w:spacing w:after="0" w:line="240" w:lineRule="auto"/>
        <w:rPr>
          <w:del w:id="2612" w:author="Author"/>
          <w:rFonts w:ascii="Consolas" w:eastAsiaTheme="minorHAnsi" w:hAnsi="Consolas" w:cs="Consolas"/>
          <w:color w:val="000000"/>
          <w:sz w:val="19"/>
          <w:szCs w:val="19"/>
        </w:rPr>
      </w:pPr>
      <w:del w:id="261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CA78409" w14:textId="79333532" w:rsidR="005F2216" w:rsidRPr="005F2216" w:rsidDel="00015253" w:rsidRDefault="005F2216" w:rsidP="005F2216">
      <w:pPr>
        <w:autoSpaceDE w:val="0"/>
        <w:autoSpaceDN w:val="0"/>
        <w:adjustRightInd w:val="0"/>
        <w:spacing w:after="0" w:line="240" w:lineRule="auto"/>
        <w:rPr>
          <w:del w:id="2614" w:author="Author"/>
          <w:rFonts w:ascii="Consolas" w:eastAsiaTheme="minorHAnsi" w:hAnsi="Consolas" w:cs="Consolas"/>
          <w:color w:val="000000"/>
          <w:sz w:val="19"/>
          <w:szCs w:val="19"/>
        </w:rPr>
      </w:pPr>
      <w:del w:id="261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318113C7" w14:textId="0AAEFC04" w:rsidR="005F2216" w:rsidRPr="005F2216" w:rsidDel="00015253" w:rsidRDefault="005F2216" w:rsidP="005F2216">
      <w:pPr>
        <w:autoSpaceDE w:val="0"/>
        <w:autoSpaceDN w:val="0"/>
        <w:adjustRightInd w:val="0"/>
        <w:spacing w:after="0" w:line="240" w:lineRule="auto"/>
        <w:rPr>
          <w:del w:id="2616" w:author="Author"/>
          <w:rFonts w:ascii="Consolas" w:eastAsiaTheme="minorHAnsi" w:hAnsi="Consolas" w:cs="Consolas"/>
          <w:color w:val="000000"/>
          <w:sz w:val="19"/>
          <w:szCs w:val="19"/>
        </w:rPr>
      </w:pPr>
      <w:del w:id="261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CT_Resources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FE09036" w14:textId="106DAAB9" w:rsidR="005F2216" w:rsidRPr="005F2216" w:rsidDel="00015253" w:rsidRDefault="005F2216" w:rsidP="005F2216">
      <w:pPr>
        <w:autoSpaceDE w:val="0"/>
        <w:autoSpaceDN w:val="0"/>
        <w:adjustRightInd w:val="0"/>
        <w:spacing w:after="0" w:line="240" w:lineRule="auto"/>
        <w:rPr>
          <w:del w:id="2618" w:author="Author"/>
          <w:rFonts w:ascii="Consolas" w:eastAsiaTheme="minorHAnsi" w:hAnsi="Consolas" w:cs="Consolas"/>
          <w:color w:val="000000"/>
          <w:sz w:val="19"/>
          <w:szCs w:val="19"/>
        </w:rPr>
      </w:pPr>
      <w:del w:id="261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25093612" w14:textId="425D35FF" w:rsidR="005F2216" w:rsidRPr="005F2216" w:rsidDel="00015253" w:rsidRDefault="005F2216" w:rsidP="005F2216">
      <w:pPr>
        <w:autoSpaceDE w:val="0"/>
        <w:autoSpaceDN w:val="0"/>
        <w:adjustRightInd w:val="0"/>
        <w:spacing w:after="0" w:line="240" w:lineRule="auto"/>
        <w:rPr>
          <w:del w:id="2620" w:author="Author"/>
          <w:rFonts w:ascii="Consolas" w:eastAsiaTheme="minorHAnsi" w:hAnsi="Consolas" w:cs="Consolas"/>
          <w:color w:val="000000"/>
          <w:sz w:val="19"/>
          <w:szCs w:val="19"/>
        </w:rPr>
      </w:pPr>
      <w:del w:id="262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basematerials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D6C0AD5" w14:textId="2EEF8ED6" w:rsidR="005F2216" w:rsidRPr="005F2216" w:rsidDel="00015253" w:rsidRDefault="005F2216" w:rsidP="005F2216">
      <w:pPr>
        <w:autoSpaceDE w:val="0"/>
        <w:autoSpaceDN w:val="0"/>
        <w:adjustRightInd w:val="0"/>
        <w:spacing w:after="0" w:line="240" w:lineRule="auto"/>
        <w:rPr>
          <w:del w:id="2622" w:author="Author"/>
          <w:rFonts w:ascii="Consolas" w:eastAsiaTheme="minorHAnsi" w:hAnsi="Consolas" w:cs="Consolas"/>
          <w:color w:val="000000"/>
          <w:sz w:val="19"/>
          <w:szCs w:val="19"/>
        </w:rPr>
      </w:pPr>
      <w:del w:id="262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4E8735B" w14:textId="41CF3931" w:rsidR="005F2216" w:rsidRPr="005F2216" w:rsidDel="00015253" w:rsidRDefault="005F2216" w:rsidP="005F2216">
      <w:pPr>
        <w:autoSpaceDE w:val="0"/>
        <w:autoSpaceDN w:val="0"/>
        <w:adjustRightInd w:val="0"/>
        <w:spacing w:after="0" w:line="240" w:lineRule="auto"/>
        <w:rPr>
          <w:del w:id="2624" w:author="Author"/>
          <w:rFonts w:ascii="Consolas" w:eastAsiaTheme="minorHAnsi" w:hAnsi="Consolas" w:cs="Consolas"/>
          <w:color w:val="000000"/>
          <w:sz w:val="19"/>
          <w:szCs w:val="19"/>
        </w:rPr>
      </w:pPr>
      <w:del w:id="262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object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49E4C24" w14:textId="258ECFD4" w:rsidR="005F2216" w:rsidRPr="005F2216" w:rsidDel="00015253" w:rsidRDefault="005F2216" w:rsidP="005F2216">
      <w:pPr>
        <w:autoSpaceDE w:val="0"/>
        <w:autoSpaceDN w:val="0"/>
        <w:adjustRightInd w:val="0"/>
        <w:spacing w:after="0" w:line="240" w:lineRule="auto"/>
        <w:rPr>
          <w:del w:id="2626" w:author="Author"/>
          <w:rFonts w:ascii="Consolas" w:eastAsiaTheme="minorHAnsi" w:hAnsi="Consolas" w:cs="Consolas"/>
          <w:color w:val="000000"/>
          <w:sz w:val="19"/>
          <w:szCs w:val="19"/>
        </w:rPr>
      </w:pPr>
      <w:del w:id="262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07DBD201" w14:textId="2F185125" w:rsidR="005F2216" w:rsidRPr="005F2216" w:rsidDel="00015253" w:rsidRDefault="005F2216" w:rsidP="005F2216">
      <w:pPr>
        <w:autoSpaceDE w:val="0"/>
        <w:autoSpaceDN w:val="0"/>
        <w:adjustRightInd w:val="0"/>
        <w:spacing w:after="0" w:line="240" w:lineRule="auto"/>
        <w:rPr>
          <w:del w:id="2628" w:author="Author"/>
          <w:rFonts w:ascii="Consolas" w:eastAsiaTheme="minorHAnsi" w:hAnsi="Consolas" w:cs="Consolas"/>
          <w:color w:val="000000"/>
          <w:sz w:val="19"/>
          <w:szCs w:val="19"/>
        </w:rPr>
      </w:pPr>
      <w:del w:id="262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7142A6F" w14:textId="530E561F" w:rsidR="005F2216" w:rsidRPr="005F2216" w:rsidDel="00015253" w:rsidRDefault="005F2216" w:rsidP="005F2216">
      <w:pPr>
        <w:autoSpaceDE w:val="0"/>
        <w:autoSpaceDN w:val="0"/>
        <w:adjustRightInd w:val="0"/>
        <w:spacing w:after="0" w:line="240" w:lineRule="auto"/>
        <w:rPr>
          <w:del w:id="2630" w:author="Author"/>
          <w:rFonts w:ascii="Consolas" w:eastAsiaTheme="minorHAnsi" w:hAnsi="Consolas" w:cs="Consolas"/>
          <w:color w:val="000000"/>
          <w:sz w:val="19"/>
          <w:szCs w:val="19"/>
        </w:rPr>
      </w:pPr>
      <w:del w:id="263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7BACB565" w14:textId="23C8EC4D" w:rsidR="005F2216" w:rsidRPr="005F2216" w:rsidDel="00015253" w:rsidRDefault="005F2216" w:rsidP="005F2216">
      <w:pPr>
        <w:autoSpaceDE w:val="0"/>
        <w:autoSpaceDN w:val="0"/>
        <w:adjustRightInd w:val="0"/>
        <w:spacing w:after="0" w:line="240" w:lineRule="auto"/>
        <w:rPr>
          <w:del w:id="2632" w:author="Author"/>
          <w:rFonts w:ascii="Consolas" w:eastAsiaTheme="minorHAnsi" w:hAnsi="Consolas" w:cs="Consolas"/>
          <w:color w:val="000000"/>
          <w:sz w:val="19"/>
          <w:szCs w:val="19"/>
        </w:rPr>
      </w:pPr>
      <w:del w:id="263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CT_Build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BB7D210" w14:textId="18CD0D5B" w:rsidR="005F2216" w:rsidRPr="005F2216" w:rsidDel="00015253" w:rsidRDefault="005F2216" w:rsidP="005F2216">
      <w:pPr>
        <w:autoSpaceDE w:val="0"/>
        <w:autoSpaceDN w:val="0"/>
        <w:adjustRightInd w:val="0"/>
        <w:spacing w:after="0" w:line="240" w:lineRule="auto"/>
        <w:rPr>
          <w:del w:id="2634" w:author="Author"/>
          <w:rFonts w:ascii="Consolas" w:eastAsiaTheme="minorHAnsi" w:hAnsi="Consolas" w:cs="Consolas"/>
          <w:color w:val="000000"/>
          <w:sz w:val="19"/>
          <w:szCs w:val="19"/>
        </w:rPr>
      </w:pPr>
      <w:del w:id="263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460278B8" w14:textId="4BF3024D" w:rsidR="005F2216" w:rsidRPr="005F2216" w:rsidDel="00015253" w:rsidRDefault="005F2216" w:rsidP="005F2216">
      <w:pPr>
        <w:autoSpaceDE w:val="0"/>
        <w:autoSpaceDN w:val="0"/>
        <w:adjustRightInd w:val="0"/>
        <w:spacing w:after="0" w:line="240" w:lineRule="auto"/>
        <w:rPr>
          <w:del w:id="2636" w:author="Author"/>
          <w:rFonts w:ascii="Consolas" w:eastAsiaTheme="minorHAnsi" w:hAnsi="Consolas" w:cs="Consolas"/>
          <w:color w:val="000000"/>
          <w:sz w:val="19"/>
          <w:szCs w:val="19"/>
        </w:rPr>
      </w:pPr>
      <w:del w:id="263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item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7DDFA91" w14:textId="54121595" w:rsidR="005F2216" w:rsidRPr="005F2216" w:rsidDel="00015253" w:rsidRDefault="005F2216" w:rsidP="005F2216">
      <w:pPr>
        <w:autoSpaceDE w:val="0"/>
        <w:autoSpaceDN w:val="0"/>
        <w:adjustRightInd w:val="0"/>
        <w:spacing w:after="0" w:line="240" w:lineRule="auto"/>
        <w:rPr>
          <w:del w:id="2638" w:author="Author"/>
          <w:rFonts w:ascii="Consolas" w:eastAsiaTheme="minorHAnsi" w:hAnsi="Consolas" w:cs="Consolas"/>
          <w:color w:val="000000"/>
          <w:sz w:val="19"/>
          <w:szCs w:val="19"/>
        </w:rPr>
      </w:pPr>
      <w:del w:id="263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49E270B4" w14:textId="5E554455" w:rsidR="005F2216" w:rsidRPr="005F2216" w:rsidDel="00015253" w:rsidRDefault="005F2216" w:rsidP="005F2216">
      <w:pPr>
        <w:autoSpaceDE w:val="0"/>
        <w:autoSpaceDN w:val="0"/>
        <w:adjustRightInd w:val="0"/>
        <w:spacing w:after="0" w:line="240" w:lineRule="auto"/>
        <w:rPr>
          <w:del w:id="2640" w:author="Author"/>
          <w:rFonts w:ascii="Consolas" w:eastAsiaTheme="minorHAnsi" w:hAnsi="Consolas" w:cs="Consolas"/>
          <w:color w:val="000000"/>
          <w:sz w:val="19"/>
          <w:szCs w:val="19"/>
        </w:rPr>
      </w:pPr>
      <w:del w:id="264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F0A960A" w14:textId="35DA0BF1" w:rsidR="005F2216" w:rsidRPr="005F2216" w:rsidDel="00015253" w:rsidRDefault="005F2216" w:rsidP="005F2216">
      <w:pPr>
        <w:autoSpaceDE w:val="0"/>
        <w:autoSpaceDN w:val="0"/>
        <w:adjustRightInd w:val="0"/>
        <w:spacing w:after="0" w:line="240" w:lineRule="auto"/>
        <w:rPr>
          <w:del w:id="2642" w:author="Author"/>
          <w:rFonts w:ascii="Consolas" w:eastAsiaTheme="minorHAnsi" w:hAnsi="Consolas" w:cs="Consolas"/>
          <w:color w:val="000000"/>
          <w:sz w:val="19"/>
          <w:szCs w:val="19"/>
        </w:rPr>
      </w:pPr>
      <w:del w:id="264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242ABFA6" w14:textId="6313B17B" w:rsidR="005F2216" w:rsidRPr="005F2216" w:rsidDel="00015253" w:rsidRDefault="005F2216" w:rsidP="005F2216">
      <w:pPr>
        <w:autoSpaceDE w:val="0"/>
        <w:autoSpaceDN w:val="0"/>
        <w:adjustRightInd w:val="0"/>
        <w:spacing w:after="0" w:line="240" w:lineRule="auto"/>
        <w:rPr>
          <w:del w:id="2644" w:author="Author"/>
          <w:rFonts w:ascii="Consolas" w:eastAsiaTheme="minorHAnsi" w:hAnsi="Consolas" w:cs="Consolas"/>
          <w:color w:val="000000"/>
          <w:sz w:val="19"/>
          <w:szCs w:val="19"/>
        </w:rPr>
      </w:pPr>
      <w:del w:id="264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CT_BaseMaterials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706F7C2" w14:textId="4982BEFF" w:rsidR="005F2216" w:rsidRPr="005F2216" w:rsidDel="00015253" w:rsidRDefault="005F2216" w:rsidP="005F2216">
      <w:pPr>
        <w:autoSpaceDE w:val="0"/>
        <w:autoSpaceDN w:val="0"/>
        <w:adjustRightInd w:val="0"/>
        <w:spacing w:after="0" w:line="240" w:lineRule="auto"/>
        <w:rPr>
          <w:del w:id="2646" w:author="Author"/>
          <w:rFonts w:ascii="Consolas" w:eastAsiaTheme="minorHAnsi" w:hAnsi="Consolas" w:cs="Consolas"/>
          <w:color w:val="000000"/>
          <w:sz w:val="19"/>
          <w:szCs w:val="19"/>
        </w:rPr>
      </w:pPr>
      <w:del w:id="264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015B86A7" w14:textId="10A1BCD2" w:rsidR="005F2216" w:rsidRPr="005F2216" w:rsidDel="00015253" w:rsidRDefault="005F2216" w:rsidP="005F2216">
      <w:pPr>
        <w:autoSpaceDE w:val="0"/>
        <w:autoSpaceDN w:val="0"/>
        <w:adjustRightInd w:val="0"/>
        <w:spacing w:after="0" w:line="240" w:lineRule="auto"/>
        <w:rPr>
          <w:del w:id="2648" w:author="Author"/>
          <w:rFonts w:ascii="Consolas" w:eastAsiaTheme="minorHAnsi" w:hAnsi="Consolas" w:cs="Consolas"/>
          <w:color w:val="000000"/>
          <w:sz w:val="19"/>
          <w:szCs w:val="19"/>
        </w:rPr>
      </w:pPr>
      <w:del w:id="264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base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F49587C" w14:textId="7661A573" w:rsidR="005F2216" w:rsidRPr="005F2216" w:rsidDel="00015253" w:rsidRDefault="005F2216" w:rsidP="005F2216">
      <w:pPr>
        <w:autoSpaceDE w:val="0"/>
        <w:autoSpaceDN w:val="0"/>
        <w:adjustRightInd w:val="0"/>
        <w:spacing w:after="0" w:line="240" w:lineRule="auto"/>
        <w:rPr>
          <w:del w:id="2650" w:author="Author"/>
          <w:rFonts w:ascii="Consolas" w:eastAsiaTheme="minorHAnsi" w:hAnsi="Consolas" w:cs="Consolas"/>
          <w:color w:val="000000"/>
          <w:sz w:val="19"/>
          <w:szCs w:val="19"/>
        </w:rPr>
      </w:pPr>
      <w:del w:id="265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2BD46025" w14:textId="0F15325B" w:rsidR="005F2216" w:rsidRPr="005F2216" w:rsidDel="00015253" w:rsidRDefault="005F2216" w:rsidP="005F2216">
      <w:pPr>
        <w:autoSpaceDE w:val="0"/>
        <w:autoSpaceDN w:val="0"/>
        <w:adjustRightInd w:val="0"/>
        <w:spacing w:after="0" w:line="240" w:lineRule="auto"/>
        <w:rPr>
          <w:del w:id="2652" w:author="Author"/>
          <w:rFonts w:ascii="Consolas" w:eastAsiaTheme="minorHAnsi" w:hAnsi="Consolas" w:cs="Consolas"/>
          <w:color w:val="000000"/>
          <w:sz w:val="19"/>
          <w:szCs w:val="19"/>
        </w:rPr>
      </w:pPr>
      <w:del w:id="265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D793B48" w14:textId="44567613" w:rsidR="005F2216" w:rsidRPr="005F2216" w:rsidDel="00015253" w:rsidRDefault="005F2216" w:rsidP="005F2216">
      <w:pPr>
        <w:autoSpaceDE w:val="0"/>
        <w:autoSpaceDN w:val="0"/>
        <w:adjustRightInd w:val="0"/>
        <w:spacing w:after="0" w:line="240" w:lineRule="auto"/>
        <w:rPr>
          <w:del w:id="2654" w:author="Author"/>
          <w:rFonts w:ascii="Consolas" w:eastAsiaTheme="minorHAnsi" w:hAnsi="Consolas" w:cs="Consolas"/>
          <w:color w:val="000000"/>
          <w:sz w:val="19"/>
          <w:szCs w:val="19"/>
        </w:rPr>
      </w:pPr>
      <w:del w:id="265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7EE3EE17" w14:textId="4ED7FEE4" w:rsidR="005F2216" w:rsidRPr="005F2216" w:rsidDel="00015253" w:rsidRDefault="005F2216" w:rsidP="005F2216">
      <w:pPr>
        <w:autoSpaceDE w:val="0"/>
        <w:autoSpaceDN w:val="0"/>
        <w:adjustRightInd w:val="0"/>
        <w:spacing w:after="0" w:line="240" w:lineRule="auto"/>
        <w:rPr>
          <w:del w:id="2656" w:author="Author"/>
          <w:rFonts w:ascii="Consolas" w:eastAsiaTheme="minorHAnsi" w:hAnsi="Consolas" w:cs="Consolas"/>
          <w:color w:val="000000"/>
          <w:sz w:val="19"/>
          <w:szCs w:val="19"/>
        </w:rPr>
      </w:pPr>
      <w:del w:id="265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CT_Base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931E201" w14:textId="1D95696D" w:rsidR="005F2216" w:rsidRPr="005F2216" w:rsidDel="00015253" w:rsidRDefault="005F2216" w:rsidP="005F2216">
      <w:pPr>
        <w:autoSpaceDE w:val="0"/>
        <w:autoSpaceDN w:val="0"/>
        <w:adjustRightInd w:val="0"/>
        <w:spacing w:after="0" w:line="240" w:lineRule="auto"/>
        <w:rPr>
          <w:del w:id="2658" w:author="Author"/>
          <w:rFonts w:ascii="Consolas" w:eastAsiaTheme="minorHAnsi" w:hAnsi="Consolas" w:cs="Consolas"/>
          <w:color w:val="000000"/>
          <w:sz w:val="19"/>
          <w:szCs w:val="19"/>
        </w:rPr>
      </w:pPr>
      <w:del w:id="265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name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9B802F9" w14:textId="5ED03208" w:rsidR="005F2216" w:rsidRPr="005F2216" w:rsidDel="00015253" w:rsidRDefault="005F2216" w:rsidP="005F2216">
      <w:pPr>
        <w:autoSpaceDE w:val="0"/>
        <w:autoSpaceDN w:val="0"/>
        <w:adjustRightInd w:val="0"/>
        <w:spacing w:after="0" w:line="240" w:lineRule="auto"/>
        <w:rPr>
          <w:del w:id="2660" w:author="Author"/>
          <w:rFonts w:ascii="Consolas" w:eastAsiaTheme="minorHAnsi" w:hAnsi="Consolas" w:cs="Consolas"/>
          <w:color w:val="000000"/>
          <w:sz w:val="19"/>
          <w:szCs w:val="19"/>
        </w:rPr>
      </w:pPr>
      <w:del w:id="266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displaycolor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ST_ColorValue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356F6A8" w14:textId="7C9BD833" w:rsidR="005F2216" w:rsidRPr="005F2216" w:rsidDel="00015253" w:rsidRDefault="005F2216" w:rsidP="005F2216">
      <w:pPr>
        <w:autoSpaceDE w:val="0"/>
        <w:autoSpaceDN w:val="0"/>
        <w:adjustRightInd w:val="0"/>
        <w:spacing w:after="0" w:line="240" w:lineRule="auto"/>
        <w:rPr>
          <w:del w:id="2662" w:author="Author"/>
          <w:rFonts w:ascii="Consolas" w:eastAsiaTheme="minorHAnsi" w:hAnsi="Consolas" w:cs="Consolas"/>
          <w:color w:val="000000"/>
          <w:sz w:val="19"/>
          <w:szCs w:val="19"/>
        </w:rPr>
      </w:pPr>
      <w:del w:id="266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A414999" w14:textId="673D0CA0" w:rsidR="005F2216" w:rsidRPr="005F2216" w:rsidDel="00015253" w:rsidRDefault="005F2216" w:rsidP="005F2216">
      <w:pPr>
        <w:autoSpaceDE w:val="0"/>
        <w:autoSpaceDN w:val="0"/>
        <w:adjustRightInd w:val="0"/>
        <w:spacing w:after="0" w:line="240" w:lineRule="auto"/>
        <w:rPr>
          <w:del w:id="2664" w:author="Author"/>
          <w:rFonts w:ascii="Consolas" w:eastAsiaTheme="minorHAnsi" w:hAnsi="Consolas" w:cs="Consolas"/>
          <w:color w:val="000000"/>
          <w:sz w:val="19"/>
          <w:szCs w:val="19"/>
        </w:rPr>
      </w:pPr>
      <w:del w:id="266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75B13FC1" w14:textId="3749C598" w:rsidR="005F2216" w:rsidRPr="005F2216" w:rsidDel="00015253" w:rsidRDefault="005F2216" w:rsidP="005F2216">
      <w:pPr>
        <w:autoSpaceDE w:val="0"/>
        <w:autoSpaceDN w:val="0"/>
        <w:adjustRightInd w:val="0"/>
        <w:spacing w:after="0" w:line="240" w:lineRule="auto"/>
        <w:rPr>
          <w:del w:id="2666" w:author="Author"/>
          <w:rFonts w:ascii="Consolas" w:eastAsiaTheme="minorHAnsi" w:hAnsi="Consolas" w:cs="Consolas"/>
          <w:color w:val="000000"/>
          <w:sz w:val="19"/>
          <w:szCs w:val="19"/>
        </w:rPr>
      </w:pPr>
      <w:del w:id="266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BE7D2C4" w14:textId="2A3D2FF8" w:rsidR="005F2216" w:rsidRPr="005F2216" w:rsidDel="00015253" w:rsidRDefault="005F2216" w:rsidP="005F2216">
      <w:pPr>
        <w:autoSpaceDE w:val="0"/>
        <w:autoSpaceDN w:val="0"/>
        <w:adjustRightInd w:val="0"/>
        <w:spacing w:after="0" w:line="240" w:lineRule="auto"/>
        <w:rPr>
          <w:del w:id="2668" w:author="Author"/>
          <w:rFonts w:ascii="Consolas" w:eastAsiaTheme="minorHAnsi" w:hAnsi="Consolas" w:cs="Consolas"/>
          <w:color w:val="000000"/>
          <w:sz w:val="19"/>
          <w:szCs w:val="19"/>
        </w:rPr>
      </w:pPr>
      <w:del w:id="266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78D6238" w14:textId="14529ABE" w:rsidR="005F2216" w:rsidRPr="005F2216" w:rsidDel="00015253" w:rsidRDefault="005F2216" w:rsidP="005F2216">
      <w:pPr>
        <w:autoSpaceDE w:val="0"/>
        <w:autoSpaceDN w:val="0"/>
        <w:adjustRightInd w:val="0"/>
        <w:spacing w:after="0" w:line="240" w:lineRule="auto"/>
        <w:rPr>
          <w:del w:id="2670" w:author="Author"/>
          <w:rFonts w:ascii="Consolas" w:eastAsiaTheme="minorHAnsi" w:hAnsi="Consolas" w:cs="Consolas"/>
          <w:color w:val="000000"/>
          <w:sz w:val="19"/>
          <w:szCs w:val="19"/>
        </w:rPr>
      </w:pPr>
      <w:del w:id="267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5FE0751" w14:textId="7C32BE4A" w:rsidR="005F2216" w:rsidRPr="005F2216" w:rsidDel="00015253" w:rsidRDefault="005F2216" w:rsidP="005F2216">
      <w:pPr>
        <w:autoSpaceDE w:val="0"/>
        <w:autoSpaceDN w:val="0"/>
        <w:adjustRightInd w:val="0"/>
        <w:spacing w:after="0" w:line="240" w:lineRule="auto"/>
        <w:rPr>
          <w:del w:id="2672" w:author="Author"/>
          <w:rFonts w:ascii="Consolas" w:eastAsiaTheme="minorHAnsi" w:hAnsi="Consolas" w:cs="Consolas"/>
          <w:color w:val="000000"/>
          <w:sz w:val="19"/>
          <w:szCs w:val="19"/>
        </w:rPr>
      </w:pPr>
      <w:del w:id="267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D6B6366" w14:textId="100EDE9F" w:rsidR="005F2216" w:rsidRPr="005F2216" w:rsidDel="00015253" w:rsidRDefault="005F2216" w:rsidP="005F2216">
      <w:pPr>
        <w:autoSpaceDE w:val="0"/>
        <w:autoSpaceDN w:val="0"/>
        <w:adjustRightInd w:val="0"/>
        <w:spacing w:after="0" w:line="240" w:lineRule="auto"/>
        <w:rPr>
          <w:del w:id="2674" w:author="Author"/>
          <w:rFonts w:ascii="Consolas" w:eastAsiaTheme="minorHAnsi" w:hAnsi="Consolas" w:cs="Consolas"/>
          <w:color w:val="000000"/>
          <w:sz w:val="19"/>
          <w:szCs w:val="19"/>
        </w:rPr>
      </w:pPr>
      <w:del w:id="267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1BD12A01" w14:textId="0B61F17E" w:rsidR="005F2216" w:rsidRPr="005F2216" w:rsidDel="00015253" w:rsidRDefault="005F2216" w:rsidP="005F2216">
      <w:pPr>
        <w:autoSpaceDE w:val="0"/>
        <w:autoSpaceDN w:val="0"/>
        <w:adjustRightInd w:val="0"/>
        <w:spacing w:after="0" w:line="240" w:lineRule="auto"/>
        <w:rPr>
          <w:del w:id="2676" w:author="Author"/>
          <w:rFonts w:ascii="Consolas" w:eastAsiaTheme="minorHAnsi" w:hAnsi="Consolas" w:cs="Consolas"/>
          <w:color w:val="000000"/>
          <w:sz w:val="19"/>
          <w:szCs w:val="19"/>
        </w:rPr>
      </w:pPr>
      <w:del w:id="267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CT_Object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2453C35" w14:textId="48900CF4" w:rsidR="005F2216" w:rsidRPr="005F2216" w:rsidDel="00015253" w:rsidRDefault="005F2216" w:rsidP="005F2216">
      <w:pPr>
        <w:autoSpaceDE w:val="0"/>
        <w:autoSpaceDN w:val="0"/>
        <w:adjustRightInd w:val="0"/>
        <w:spacing w:after="0" w:line="240" w:lineRule="auto"/>
        <w:rPr>
          <w:del w:id="2678" w:author="Author"/>
          <w:rFonts w:ascii="Consolas" w:eastAsiaTheme="minorHAnsi" w:hAnsi="Consolas" w:cs="Consolas"/>
          <w:color w:val="000000"/>
          <w:sz w:val="19"/>
          <w:szCs w:val="19"/>
        </w:rPr>
      </w:pPr>
      <w:del w:id="267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523A0E8" w14:textId="526E633C" w:rsidR="005F2216" w:rsidRPr="005F2216" w:rsidDel="00015253" w:rsidRDefault="005F2216" w:rsidP="005F2216">
      <w:pPr>
        <w:autoSpaceDE w:val="0"/>
        <w:autoSpaceDN w:val="0"/>
        <w:adjustRightInd w:val="0"/>
        <w:spacing w:after="0" w:line="240" w:lineRule="auto"/>
        <w:rPr>
          <w:del w:id="2680" w:author="Author"/>
          <w:rFonts w:ascii="Consolas" w:eastAsiaTheme="minorHAnsi" w:hAnsi="Consolas" w:cs="Consolas"/>
          <w:color w:val="000000"/>
          <w:sz w:val="19"/>
          <w:szCs w:val="19"/>
        </w:rPr>
      </w:pPr>
      <w:del w:id="268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2E0D472" w14:textId="6B0C7457" w:rsidR="005F2216" w:rsidRPr="005F2216" w:rsidDel="00015253" w:rsidRDefault="005F2216" w:rsidP="005F2216">
      <w:pPr>
        <w:autoSpaceDE w:val="0"/>
        <w:autoSpaceDN w:val="0"/>
        <w:adjustRightInd w:val="0"/>
        <w:spacing w:after="0" w:line="240" w:lineRule="auto"/>
        <w:rPr>
          <w:del w:id="2682" w:author="Author"/>
          <w:rFonts w:ascii="Consolas" w:eastAsiaTheme="minorHAnsi" w:hAnsi="Consolas" w:cs="Consolas"/>
          <w:color w:val="000000"/>
          <w:sz w:val="19"/>
          <w:szCs w:val="19"/>
        </w:rPr>
      </w:pPr>
      <w:del w:id="268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xs:choice</w:delText>
        </w:r>
        <w:r w:rsidRPr="005F2216" w:rsidDel="00015253">
          <w:rPr>
            <w:rFonts w:ascii="Consolas" w:eastAsiaTheme="minorHAnsi" w:hAnsi="Consolas" w:cs="Consolas"/>
            <w:color w:val="0000FF"/>
            <w:sz w:val="19"/>
            <w:szCs w:val="19"/>
          </w:rPr>
          <w:delText>&gt;</w:delText>
        </w:r>
      </w:del>
    </w:p>
    <w:p w14:paraId="36431678" w14:textId="1F91C42F" w:rsidR="005F2216" w:rsidRPr="005F2216" w:rsidDel="00015253" w:rsidRDefault="005F2216" w:rsidP="005F2216">
      <w:pPr>
        <w:autoSpaceDE w:val="0"/>
        <w:autoSpaceDN w:val="0"/>
        <w:adjustRightInd w:val="0"/>
        <w:spacing w:after="0" w:line="240" w:lineRule="auto"/>
        <w:rPr>
          <w:del w:id="2684" w:author="Author"/>
          <w:rFonts w:ascii="Consolas" w:eastAsiaTheme="minorHAnsi" w:hAnsi="Consolas" w:cs="Consolas"/>
          <w:color w:val="000000"/>
          <w:sz w:val="19"/>
          <w:szCs w:val="19"/>
        </w:rPr>
      </w:pPr>
      <w:del w:id="268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mesh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6C1D994" w14:textId="75088CE7" w:rsidR="005F2216" w:rsidRPr="005F2216" w:rsidDel="00015253" w:rsidRDefault="005F2216" w:rsidP="005F2216">
      <w:pPr>
        <w:autoSpaceDE w:val="0"/>
        <w:autoSpaceDN w:val="0"/>
        <w:adjustRightInd w:val="0"/>
        <w:spacing w:after="0" w:line="240" w:lineRule="auto"/>
        <w:rPr>
          <w:del w:id="2686" w:author="Author"/>
          <w:rFonts w:ascii="Consolas" w:eastAsiaTheme="minorHAnsi" w:hAnsi="Consolas" w:cs="Consolas"/>
          <w:color w:val="000000"/>
          <w:sz w:val="19"/>
          <w:szCs w:val="19"/>
        </w:rPr>
      </w:pPr>
      <w:del w:id="268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components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5C4D065" w14:textId="28491C9A" w:rsidR="005F2216" w:rsidRPr="005F2216" w:rsidDel="00015253" w:rsidRDefault="005F2216" w:rsidP="005F2216">
      <w:pPr>
        <w:autoSpaceDE w:val="0"/>
        <w:autoSpaceDN w:val="0"/>
        <w:adjustRightInd w:val="0"/>
        <w:spacing w:after="0" w:line="240" w:lineRule="auto"/>
        <w:rPr>
          <w:del w:id="2688" w:author="Author"/>
          <w:rFonts w:ascii="Consolas" w:eastAsiaTheme="minorHAnsi" w:hAnsi="Consolas" w:cs="Consolas"/>
          <w:color w:val="000000"/>
          <w:sz w:val="19"/>
          <w:szCs w:val="19"/>
        </w:rPr>
      </w:pPr>
      <w:del w:id="268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xs:choice</w:delText>
        </w:r>
        <w:r w:rsidRPr="005F2216" w:rsidDel="00015253">
          <w:rPr>
            <w:rFonts w:ascii="Consolas" w:eastAsiaTheme="minorHAnsi" w:hAnsi="Consolas" w:cs="Consolas"/>
            <w:color w:val="0000FF"/>
            <w:sz w:val="19"/>
            <w:szCs w:val="19"/>
          </w:rPr>
          <w:delText>&gt;</w:delText>
        </w:r>
      </w:del>
    </w:p>
    <w:p w14:paraId="3A7B6D10" w14:textId="5A698FDC" w:rsidR="005F2216" w:rsidRPr="005F2216" w:rsidDel="00015253" w:rsidRDefault="005F2216" w:rsidP="005F2216">
      <w:pPr>
        <w:autoSpaceDE w:val="0"/>
        <w:autoSpaceDN w:val="0"/>
        <w:adjustRightInd w:val="0"/>
        <w:spacing w:after="0" w:line="240" w:lineRule="auto"/>
        <w:rPr>
          <w:del w:id="2690" w:author="Author"/>
          <w:rFonts w:ascii="Consolas" w:eastAsiaTheme="minorHAnsi" w:hAnsi="Consolas" w:cs="Consolas"/>
          <w:color w:val="000000"/>
          <w:sz w:val="19"/>
          <w:szCs w:val="19"/>
        </w:rPr>
      </w:pPr>
      <w:del w:id="269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2C13C566" w14:textId="10512BA5" w:rsidR="005F2216" w:rsidRPr="005F2216" w:rsidDel="00015253" w:rsidRDefault="005F2216" w:rsidP="005F2216">
      <w:pPr>
        <w:autoSpaceDE w:val="0"/>
        <w:autoSpaceDN w:val="0"/>
        <w:adjustRightInd w:val="0"/>
        <w:spacing w:after="0" w:line="240" w:lineRule="auto"/>
        <w:rPr>
          <w:del w:id="2692" w:author="Author"/>
          <w:rFonts w:ascii="Consolas" w:eastAsiaTheme="minorHAnsi" w:hAnsi="Consolas" w:cs="Consolas"/>
          <w:color w:val="000000"/>
          <w:sz w:val="19"/>
          <w:szCs w:val="19"/>
        </w:rPr>
      </w:pPr>
      <w:del w:id="269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D889194" w14:textId="6660F7CD" w:rsidR="005F2216" w:rsidRPr="005F2216" w:rsidDel="00015253" w:rsidRDefault="005F2216" w:rsidP="005F2216">
      <w:pPr>
        <w:autoSpaceDE w:val="0"/>
        <w:autoSpaceDN w:val="0"/>
        <w:adjustRightInd w:val="0"/>
        <w:spacing w:after="0" w:line="240" w:lineRule="auto"/>
        <w:rPr>
          <w:del w:id="2694" w:author="Author"/>
          <w:rFonts w:ascii="Consolas" w:eastAsiaTheme="minorHAnsi" w:hAnsi="Consolas" w:cs="Consolas"/>
          <w:color w:val="000000"/>
          <w:sz w:val="19"/>
          <w:szCs w:val="19"/>
        </w:rPr>
      </w:pPr>
      <w:del w:id="269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type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ST_ObjectType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19B2A36" w14:textId="20054296" w:rsidR="005F2216" w:rsidRPr="005F2216" w:rsidDel="00015253" w:rsidRDefault="005F2216" w:rsidP="005F2216">
      <w:pPr>
        <w:autoSpaceDE w:val="0"/>
        <w:autoSpaceDN w:val="0"/>
        <w:adjustRightInd w:val="0"/>
        <w:spacing w:after="0" w:line="240" w:lineRule="auto"/>
        <w:rPr>
          <w:del w:id="2696" w:author="Author"/>
          <w:rFonts w:ascii="Consolas" w:eastAsiaTheme="minorHAnsi" w:hAnsi="Consolas" w:cs="Consolas"/>
          <w:color w:val="000000"/>
          <w:sz w:val="19"/>
          <w:szCs w:val="19"/>
        </w:rPr>
      </w:pPr>
      <w:del w:id="269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thumbnail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000E3FE7" w:rsidRPr="005F2216" w:rsidDel="00015253">
          <w:rPr>
            <w:rFonts w:ascii="Consolas" w:eastAsiaTheme="minorHAnsi" w:hAnsi="Consolas" w:cs="Consolas"/>
            <w:color w:val="0000FF"/>
            <w:sz w:val="19"/>
            <w:szCs w:val="19"/>
          </w:rPr>
          <w:delText>ST_UriReference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8AF00A8" w14:textId="536BB752" w:rsidR="005F2216" w:rsidRPr="005F2216" w:rsidDel="00015253" w:rsidRDefault="005F2216" w:rsidP="005F2216">
      <w:pPr>
        <w:autoSpaceDE w:val="0"/>
        <w:autoSpaceDN w:val="0"/>
        <w:adjustRightInd w:val="0"/>
        <w:spacing w:after="0" w:line="240" w:lineRule="auto"/>
        <w:rPr>
          <w:del w:id="2698" w:author="Author"/>
          <w:rFonts w:ascii="Consolas" w:eastAsiaTheme="minorHAnsi" w:hAnsi="Consolas" w:cs="Consolas"/>
          <w:color w:val="000000"/>
          <w:sz w:val="19"/>
          <w:szCs w:val="19"/>
        </w:rPr>
      </w:pPr>
      <w:del w:id="269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partnumber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CB8F8DD" w14:textId="2E38B482" w:rsidR="005F2216" w:rsidRPr="005F2216" w:rsidDel="00015253" w:rsidRDefault="005F2216" w:rsidP="005F2216">
      <w:pPr>
        <w:autoSpaceDE w:val="0"/>
        <w:autoSpaceDN w:val="0"/>
        <w:adjustRightInd w:val="0"/>
        <w:spacing w:after="0" w:line="240" w:lineRule="auto"/>
        <w:rPr>
          <w:del w:id="2700" w:author="Author"/>
          <w:rFonts w:ascii="Consolas" w:eastAsiaTheme="minorHAnsi" w:hAnsi="Consolas" w:cs="Consolas"/>
          <w:color w:val="000000"/>
          <w:sz w:val="19"/>
          <w:szCs w:val="19"/>
        </w:rPr>
      </w:pPr>
      <w:del w:id="270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name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F2FEE55" w14:textId="672CCC58" w:rsidR="005F2216" w:rsidRPr="005F2216" w:rsidDel="00015253" w:rsidRDefault="005F2216" w:rsidP="005F2216">
      <w:pPr>
        <w:autoSpaceDE w:val="0"/>
        <w:autoSpaceDN w:val="0"/>
        <w:adjustRightInd w:val="0"/>
        <w:spacing w:after="0" w:line="240" w:lineRule="auto"/>
        <w:rPr>
          <w:del w:id="2702" w:author="Author"/>
          <w:rFonts w:ascii="Consolas" w:eastAsiaTheme="minorHAnsi" w:hAnsi="Consolas" w:cs="Consolas"/>
          <w:color w:val="000000"/>
          <w:sz w:val="19"/>
          <w:szCs w:val="19"/>
        </w:rPr>
      </w:pPr>
      <w:del w:id="2703"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w:delText>
        </w:r>
        <w:r w:rsidR="00136536" w:rsidDel="00015253">
          <w:rPr>
            <w:rFonts w:ascii="Consolas" w:eastAsiaTheme="minorHAnsi" w:hAnsi="Consolas" w:cs="Consolas"/>
            <w:color w:val="0000FF"/>
            <w:sz w:val="19"/>
            <w:szCs w:val="19"/>
          </w:rPr>
          <w:delText>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CD7079F" w14:textId="1B92BAA2" w:rsidR="005F2216" w:rsidRPr="005F2216" w:rsidDel="00015253" w:rsidRDefault="005F2216" w:rsidP="005F2216">
      <w:pPr>
        <w:autoSpaceDE w:val="0"/>
        <w:autoSpaceDN w:val="0"/>
        <w:adjustRightInd w:val="0"/>
        <w:spacing w:after="0" w:line="240" w:lineRule="auto"/>
        <w:rPr>
          <w:del w:id="2704" w:author="Author"/>
          <w:rFonts w:ascii="Consolas" w:eastAsiaTheme="minorHAnsi" w:hAnsi="Consolas" w:cs="Consolas"/>
          <w:color w:val="000000"/>
          <w:sz w:val="19"/>
          <w:szCs w:val="19"/>
        </w:rPr>
      </w:pPr>
      <w:del w:id="2705"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04C494F" w14:textId="43195077" w:rsidR="005F2216" w:rsidRPr="005F2216" w:rsidDel="00015253" w:rsidRDefault="005F2216" w:rsidP="005F2216">
      <w:pPr>
        <w:autoSpaceDE w:val="0"/>
        <w:autoSpaceDN w:val="0"/>
        <w:adjustRightInd w:val="0"/>
        <w:spacing w:after="0" w:line="240" w:lineRule="auto"/>
        <w:rPr>
          <w:del w:id="2706" w:author="Author"/>
          <w:rFonts w:ascii="Consolas" w:eastAsiaTheme="minorHAnsi" w:hAnsi="Consolas" w:cs="Consolas"/>
          <w:color w:val="000000"/>
          <w:sz w:val="19"/>
          <w:szCs w:val="19"/>
        </w:rPr>
      </w:pPr>
      <w:del w:id="2707"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9A540ED" w14:textId="5403345F" w:rsidR="005F2216" w:rsidRPr="005F2216" w:rsidDel="00015253" w:rsidRDefault="005F2216" w:rsidP="005F2216">
      <w:pPr>
        <w:autoSpaceDE w:val="0"/>
        <w:autoSpaceDN w:val="0"/>
        <w:adjustRightInd w:val="0"/>
        <w:spacing w:after="0" w:line="240" w:lineRule="auto"/>
        <w:rPr>
          <w:del w:id="2708" w:author="Author"/>
          <w:rFonts w:ascii="Consolas" w:eastAsiaTheme="minorHAnsi" w:hAnsi="Consolas" w:cs="Consolas"/>
          <w:color w:val="000000"/>
          <w:sz w:val="19"/>
          <w:szCs w:val="19"/>
        </w:rPr>
      </w:pPr>
      <w:del w:id="270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03B8AD27" w14:textId="1F3509A0" w:rsidR="005F2216" w:rsidRPr="005F2216" w:rsidDel="00015253" w:rsidRDefault="005F2216" w:rsidP="005F2216">
      <w:pPr>
        <w:autoSpaceDE w:val="0"/>
        <w:autoSpaceDN w:val="0"/>
        <w:adjustRightInd w:val="0"/>
        <w:spacing w:after="0" w:line="240" w:lineRule="auto"/>
        <w:rPr>
          <w:del w:id="2710" w:author="Author"/>
          <w:rFonts w:ascii="Consolas" w:eastAsiaTheme="minorHAnsi" w:hAnsi="Consolas" w:cs="Consolas"/>
          <w:color w:val="000000"/>
          <w:sz w:val="19"/>
          <w:szCs w:val="19"/>
        </w:rPr>
      </w:pPr>
      <w:del w:id="271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CT_Mesh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ED7579B" w14:textId="648DFA10" w:rsidR="005F2216" w:rsidRPr="005F2216" w:rsidDel="00015253" w:rsidRDefault="005F2216" w:rsidP="005F2216">
      <w:pPr>
        <w:autoSpaceDE w:val="0"/>
        <w:autoSpaceDN w:val="0"/>
        <w:adjustRightInd w:val="0"/>
        <w:spacing w:after="0" w:line="240" w:lineRule="auto"/>
        <w:rPr>
          <w:del w:id="2712" w:author="Author"/>
          <w:rFonts w:ascii="Consolas" w:eastAsiaTheme="minorHAnsi" w:hAnsi="Consolas" w:cs="Consolas"/>
          <w:color w:val="000000"/>
          <w:sz w:val="19"/>
          <w:szCs w:val="19"/>
        </w:rPr>
      </w:pPr>
      <w:del w:id="2713" w:author="Author">
        <w:r w:rsidRPr="005F2216" w:rsidDel="00015253">
          <w:rPr>
            <w:rFonts w:ascii="Consolas" w:eastAsiaTheme="minorHAnsi" w:hAnsi="Consolas" w:cs="Consolas"/>
            <w:color w:val="0000FF"/>
            <w:sz w:val="19"/>
            <w:szCs w:val="19"/>
          </w:rPr>
          <w:lastRenderedPageBreak/>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0648B61F" w14:textId="3339FA48" w:rsidR="005F2216" w:rsidRPr="005F2216" w:rsidDel="00015253" w:rsidRDefault="005F2216" w:rsidP="005F2216">
      <w:pPr>
        <w:autoSpaceDE w:val="0"/>
        <w:autoSpaceDN w:val="0"/>
        <w:adjustRightInd w:val="0"/>
        <w:spacing w:after="0" w:line="240" w:lineRule="auto"/>
        <w:rPr>
          <w:del w:id="2714" w:author="Author"/>
          <w:rFonts w:ascii="Consolas" w:eastAsiaTheme="minorHAnsi" w:hAnsi="Consolas" w:cs="Consolas"/>
          <w:color w:val="000000"/>
          <w:sz w:val="19"/>
          <w:szCs w:val="19"/>
        </w:rPr>
      </w:pPr>
      <w:del w:id="271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vertices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E7F6A73" w14:textId="519D5061" w:rsidR="005F2216" w:rsidRPr="005F2216" w:rsidDel="00015253" w:rsidRDefault="005F2216" w:rsidP="005F2216">
      <w:pPr>
        <w:autoSpaceDE w:val="0"/>
        <w:autoSpaceDN w:val="0"/>
        <w:adjustRightInd w:val="0"/>
        <w:spacing w:after="0" w:line="240" w:lineRule="auto"/>
        <w:rPr>
          <w:del w:id="2716" w:author="Author"/>
          <w:rFonts w:ascii="Consolas" w:eastAsiaTheme="minorHAnsi" w:hAnsi="Consolas" w:cs="Consolas"/>
          <w:color w:val="000000"/>
          <w:sz w:val="19"/>
          <w:szCs w:val="19"/>
        </w:rPr>
      </w:pPr>
      <w:del w:id="271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triangles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923978A" w14:textId="4F04ECD2" w:rsidR="005F2216" w:rsidRPr="005F2216" w:rsidDel="00015253" w:rsidRDefault="005F2216" w:rsidP="005F2216">
      <w:pPr>
        <w:autoSpaceDE w:val="0"/>
        <w:autoSpaceDN w:val="0"/>
        <w:adjustRightInd w:val="0"/>
        <w:spacing w:after="0" w:line="240" w:lineRule="auto"/>
        <w:rPr>
          <w:del w:id="2718" w:author="Author"/>
          <w:rFonts w:ascii="Consolas" w:eastAsiaTheme="minorHAnsi" w:hAnsi="Consolas" w:cs="Consolas"/>
          <w:color w:val="000000"/>
          <w:sz w:val="19"/>
          <w:szCs w:val="19"/>
        </w:rPr>
      </w:pPr>
      <w:del w:id="271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5797A34" w14:textId="4485AAAB" w:rsidR="005F2216" w:rsidRPr="005F2216" w:rsidDel="00015253" w:rsidRDefault="005F2216" w:rsidP="005F2216">
      <w:pPr>
        <w:autoSpaceDE w:val="0"/>
        <w:autoSpaceDN w:val="0"/>
        <w:adjustRightInd w:val="0"/>
        <w:spacing w:after="0" w:line="240" w:lineRule="auto"/>
        <w:rPr>
          <w:del w:id="2720" w:author="Author"/>
          <w:rFonts w:ascii="Consolas" w:eastAsiaTheme="minorHAnsi" w:hAnsi="Consolas" w:cs="Consolas"/>
          <w:color w:val="000000"/>
          <w:sz w:val="19"/>
          <w:szCs w:val="19"/>
        </w:rPr>
      </w:pPr>
      <w:del w:id="272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051D409" w14:textId="40993BE3" w:rsidR="005F2216" w:rsidRPr="005F2216" w:rsidDel="00015253" w:rsidRDefault="005F2216" w:rsidP="005F2216">
      <w:pPr>
        <w:autoSpaceDE w:val="0"/>
        <w:autoSpaceDN w:val="0"/>
        <w:adjustRightInd w:val="0"/>
        <w:spacing w:after="0" w:line="240" w:lineRule="auto"/>
        <w:rPr>
          <w:del w:id="2722" w:author="Author"/>
          <w:rFonts w:ascii="Consolas" w:eastAsiaTheme="minorHAnsi" w:hAnsi="Consolas" w:cs="Consolas"/>
          <w:color w:val="000000"/>
          <w:sz w:val="19"/>
          <w:szCs w:val="19"/>
        </w:rPr>
      </w:pPr>
      <w:del w:id="272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0E40517D" w14:textId="085428C9" w:rsidR="005F2216" w:rsidRPr="005F2216" w:rsidDel="00015253" w:rsidRDefault="005F2216" w:rsidP="005F2216">
      <w:pPr>
        <w:autoSpaceDE w:val="0"/>
        <w:autoSpaceDN w:val="0"/>
        <w:adjustRightInd w:val="0"/>
        <w:spacing w:after="0" w:line="240" w:lineRule="auto"/>
        <w:rPr>
          <w:del w:id="2724" w:author="Author"/>
          <w:rFonts w:ascii="Consolas" w:eastAsiaTheme="minorHAnsi" w:hAnsi="Consolas" w:cs="Consolas"/>
          <w:color w:val="000000"/>
          <w:sz w:val="19"/>
          <w:szCs w:val="19"/>
        </w:rPr>
      </w:pPr>
      <w:del w:id="272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CT_Vertices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482D165" w14:textId="20092308" w:rsidR="005F2216" w:rsidRPr="005F2216" w:rsidDel="00015253" w:rsidRDefault="005F2216" w:rsidP="005F2216">
      <w:pPr>
        <w:autoSpaceDE w:val="0"/>
        <w:autoSpaceDN w:val="0"/>
        <w:adjustRightInd w:val="0"/>
        <w:spacing w:after="0" w:line="240" w:lineRule="auto"/>
        <w:rPr>
          <w:del w:id="2726" w:author="Author"/>
          <w:rFonts w:ascii="Consolas" w:eastAsiaTheme="minorHAnsi" w:hAnsi="Consolas" w:cs="Consolas"/>
          <w:color w:val="000000"/>
          <w:sz w:val="19"/>
          <w:szCs w:val="19"/>
        </w:rPr>
      </w:pPr>
      <w:del w:id="272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39A7F73E" w14:textId="418CDA16" w:rsidR="005F2216" w:rsidRPr="005F2216" w:rsidDel="00015253" w:rsidRDefault="005F2216" w:rsidP="005F2216">
      <w:pPr>
        <w:autoSpaceDE w:val="0"/>
        <w:autoSpaceDN w:val="0"/>
        <w:adjustRightInd w:val="0"/>
        <w:spacing w:after="0" w:line="240" w:lineRule="auto"/>
        <w:rPr>
          <w:del w:id="2728" w:author="Author"/>
          <w:rFonts w:ascii="Consolas" w:eastAsiaTheme="minorHAnsi" w:hAnsi="Consolas" w:cs="Consolas"/>
          <w:color w:val="000000"/>
          <w:sz w:val="19"/>
          <w:szCs w:val="19"/>
        </w:rPr>
      </w:pPr>
      <w:del w:id="272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vertex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3</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BC4E068" w14:textId="3F63FCE6" w:rsidR="005F2216" w:rsidRPr="005F2216" w:rsidDel="00015253" w:rsidRDefault="005F2216" w:rsidP="005F2216">
      <w:pPr>
        <w:autoSpaceDE w:val="0"/>
        <w:autoSpaceDN w:val="0"/>
        <w:adjustRightInd w:val="0"/>
        <w:spacing w:after="0" w:line="240" w:lineRule="auto"/>
        <w:rPr>
          <w:del w:id="2730" w:author="Author"/>
          <w:rFonts w:ascii="Consolas" w:eastAsiaTheme="minorHAnsi" w:hAnsi="Consolas" w:cs="Consolas"/>
          <w:color w:val="000000"/>
          <w:sz w:val="19"/>
          <w:szCs w:val="19"/>
        </w:rPr>
      </w:pPr>
      <w:del w:id="273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4AE202A5" w14:textId="39E24F33" w:rsidR="005F2216" w:rsidRPr="005F2216" w:rsidDel="00015253" w:rsidRDefault="005F2216" w:rsidP="005F2216">
      <w:pPr>
        <w:autoSpaceDE w:val="0"/>
        <w:autoSpaceDN w:val="0"/>
        <w:adjustRightInd w:val="0"/>
        <w:spacing w:after="0" w:line="240" w:lineRule="auto"/>
        <w:rPr>
          <w:del w:id="2732" w:author="Author"/>
          <w:rFonts w:ascii="Consolas" w:eastAsiaTheme="minorHAnsi" w:hAnsi="Consolas" w:cs="Consolas"/>
          <w:color w:val="000000"/>
          <w:sz w:val="19"/>
          <w:szCs w:val="19"/>
        </w:rPr>
      </w:pPr>
      <w:del w:id="273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5B8C605C" w14:textId="40EDF2BF" w:rsidR="005F2216" w:rsidRPr="005F2216" w:rsidDel="00015253" w:rsidRDefault="005F2216" w:rsidP="005F2216">
      <w:pPr>
        <w:autoSpaceDE w:val="0"/>
        <w:autoSpaceDN w:val="0"/>
        <w:adjustRightInd w:val="0"/>
        <w:spacing w:after="0" w:line="240" w:lineRule="auto"/>
        <w:rPr>
          <w:del w:id="2734" w:author="Author"/>
          <w:rFonts w:ascii="Consolas" w:eastAsiaTheme="minorHAnsi" w:hAnsi="Consolas" w:cs="Consolas"/>
          <w:color w:val="000000"/>
          <w:sz w:val="19"/>
          <w:szCs w:val="19"/>
        </w:rPr>
      </w:pPr>
      <w:del w:id="273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CT_Vertex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359A342" w14:textId="7D22E96A" w:rsidR="005F2216" w:rsidRPr="005F2216" w:rsidDel="00015253" w:rsidRDefault="005F2216" w:rsidP="005F2216">
      <w:pPr>
        <w:autoSpaceDE w:val="0"/>
        <w:autoSpaceDN w:val="0"/>
        <w:adjustRightInd w:val="0"/>
        <w:spacing w:after="0" w:line="240" w:lineRule="auto"/>
        <w:rPr>
          <w:del w:id="2736" w:author="Author"/>
          <w:rFonts w:ascii="Consolas" w:eastAsiaTheme="minorHAnsi" w:hAnsi="Consolas" w:cs="Consolas"/>
          <w:color w:val="000000"/>
          <w:sz w:val="19"/>
          <w:szCs w:val="19"/>
        </w:rPr>
      </w:pPr>
      <w:del w:id="273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0D8DBCB" w14:textId="00841DA1" w:rsidR="005F2216" w:rsidRPr="005F2216" w:rsidDel="00015253" w:rsidRDefault="005F2216" w:rsidP="005F2216">
      <w:pPr>
        <w:autoSpaceDE w:val="0"/>
        <w:autoSpaceDN w:val="0"/>
        <w:adjustRightInd w:val="0"/>
        <w:spacing w:after="0" w:line="240" w:lineRule="auto"/>
        <w:rPr>
          <w:del w:id="2738" w:author="Author"/>
          <w:rFonts w:ascii="Consolas" w:eastAsiaTheme="minorHAnsi" w:hAnsi="Consolas" w:cs="Consolas"/>
          <w:color w:val="000000"/>
          <w:sz w:val="19"/>
          <w:szCs w:val="19"/>
        </w:rPr>
      </w:pPr>
      <w:del w:id="273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y</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A74B2CA" w14:textId="02F45DB1" w:rsidR="005F2216" w:rsidRPr="005F2216" w:rsidDel="00015253" w:rsidRDefault="005F2216" w:rsidP="005F2216">
      <w:pPr>
        <w:autoSpaceDE w:val="0"/>
        <w:autoSpaceDN w:val="0"/>
        <w:adjustRightInd w:val="0"/>
        <w:spacing w:after="0" w:line="240" w:lineRule="auto"/>
        <w:rPr>
          <w:del w:id="2740" w:author="Author"/>
          <w:rFonts w:ascii="Consolas" w:eastAsiaTheme="minorHAnsi" w:hAnsi="Consolas" w:cs="Consolas"/>
          <w:color w:val="000000"/>
          <w:sz w:val="19"/>
          <w:szCs w:val="19"/>
        </w:rPr>
      </w:pPr>
      <w:del w:id="274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z</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9FBEA7E" w14:textId="6B16F683" w:rsidR="005F2216" w:rsidRPr="005F2216" w:rsidDel="00015253" w:rsidRDefault="005F2216" w:rsidP="005F2216">
      <w:pPr>
        <w:autoSpaceDE w:val="0"/>
        <w:autoSpaceDN w:val="0"/>
        <w:adjustRightInd w:val="0"/>
        <w:spacing w:after="0" w:line="240" w:lineRule="auto"/>
        <w:rPr>
          <w:del w:id="2742" w:author="Author"/>
          <w:rFonts w:ascii="Consolas" w:eastAsiaTheme="minorHAnsi" w:hAnsi="Consolas" w:cs="Consolas"/>
          <w:color w:val="000000"/>
          <w:sz w:val="19"/>
          <w:szCs w:val="19"/>
        </w:rPr>
      </w:pPr>
      <w:del w:id="274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05FA7F5" w14:textId="38C837CB" w:rsidR="005F2216" w:rsidRPr="005F2216" w:rsidDel="00015253" w:rsidRDefault="005F2216" w:rsidP="005F2216">
      <w:pPr>
        <w:autoSpaceDE w:val="0"/>
        <w:autoSpaceDN w:val="0"/>
        <w:adjustRightInd w:val="0"/>
        <w:spacing w:after="0" w:line="240" w:lineRule="auto"/>
        <w:rPr>
          <w:del w:id="2744" w:author="Author"/>
          <w:rFonts w:ascii="Consolas" w:eastAsiaTheme="minorHAnsi" w:hAnsi="Consolas" w:cs="Consolas"/>
          <w:color w:val="000000"/>
          <w:sz w:val="19"/>
          <w:szCs w:val="19"/>
        </w:rPr>
      </w:pPr>
      <w:del w:id="274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20BB4716" w14:textId="72461482" w:rsidR="005F2216" w:rsidRPr="005F2216" w:rsidDel="00015253" w:rsidRDefault="005F2216" w:rsidP="005F2216">
      <w:pPr>
        <w:autoSpaceDE w:val="0"/>
        <w:autoSpaceDN w:val="0"/>
        <w:adjustRightInd w:val="0"/>
        <w:spacing w:after="0" w:line="240" w:lineRule="auto"/>
        <w:rPr>
          <w:del w:id="2746" w:author="Author"/>
          <w:rFonts w:ascii="Consolas" w:eastAsiaTheme="minorHAnsi" w:hAnsi="Consolas" w:cs="Consolas"/>
          <w:color w:val="000000"/>
          <w:sz w:val="19"/>
          <w:szCs w:val="19"/>
        </w:rPr>
      </w:pPr>
      <w:del w:id="274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CT_Triangles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BA2CBD1" w14:textId="633077E9" w:rsidR="005F2216" w:rsidRPr="005F2216" w:rsidDel="00015253" w:rsidRDefault="005F2216" w:rsidP="005F2216">
      <w:pPr>
        <w:autoSpaceDE w:val="0"/>
        <w:autoSpaceDN w:val="0"/>
        <w:adjustRightInd w:val="0"/>
        <w:spacing w:after="0" w:line="240" w:lineRule="auto"/>
        <w:rPr>
          <w:del w:id="2748" w:author="Author"/>
          <w:rFonts w:ascii="Consolas" w:eastAsiaTheme="minorHAnsi" w:hAnsi="Consolas" w:cs="Consolas"/>
          <w:color w:val="000000"/>
          <w:sz w:val="19"/>
          <w:szCs w:val="19"/>
        </w:rPr>
      </w:pPr>
      <w:del w:id="274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3F71ECF0" w14:textId="02D6B3E8" w:rsidR="005F2216" w:rsidRPr="005F2216" w:rsidDel="00015253" w:rsidRDefault="005F2216" w:rsidP="005F2216">
      <w:pPr>
        <w:autoSpaceDE w:val="0"/>
        <w:autoSpaceDN w:val="0"/>
        <w:adjustRightInd w:val="0"/>
        <w:spacing w:after="0" w:line="240" w:lineRule="auto"/>
        <w:rPr>
          <w:del w:id="2750" w:author="Author"/>
          <w:rFonts w:ascii="Consolas" w:eastAsiaTheme="minorHAnsi" w:hAnsi="Consolas" w:cs="Consolas"/>
          <w:color w:val="000000"/>
          <w:sz w:val="19"/>
          <w:szCs w:val="19"/>
        </w:rPr>
      </w:pPr>
      <w:del w:id="275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triangle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09B8F21" w14:textId="7A81CAC1" w:rsidR="005F2216" w:rsidRPr="005F2216" w:rsidDel="00015253" w:rsidRDefault="005F2216" w:rsidP="005F2216">
      <w:pPr>
        <w:autoSpaceDE w:val="0"/>
        <w:autoSpaceDN w:val="0"/>
        <w:adjustRightInd w:val="0"/>
        <w:spacing w:after="0" w:line="240" w:lineRule="auto"/>
        <w:rPr>
          <w:del w:id="2752" w:author="Author"/>
          <w:rFonts w:ascii="Consolas" w:eastAsiaTheme="minorHAnsi" w:hAnsi="Consolas" w:cs="Consolas"/>
          <w:color w:val="000000"/>
          <w:sz w:val="19"/>
          <w:szCs w:val="19"/>
        </w:rPr>
      </w:pPr>
      <w:del w:id="275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3ACE9398" w14:textId="2D013E25" w:rsidR="005F2216" w:rsidRPr="005F2216" w:rsidDel="00015253" w:rsidRDefault="005F2216" w:rsidP="005F2216">
      <w:pPr>
        <w:autoSpaceDE w:val="0"/>
        <w:autoSpaceDN w:val="0"/>
        <w:adjustRightInd w:val="0"/>
        <w:spacing w:after="0" w:line="240" w:lineRule="auto"/>
        <w:rPr>
          <w:del w:id="2754" w:author="Author"/>
          <w:rFonts w:ascii="Consolas" w:eastAsiaTheme="minorHAnsi" w:hAnsi="Consolas" w:cs="Consolas"/>
          <w:color w:val="000000"/>
          <w:sz w:val="19"/>
          <w:szCs w:val="19"/>
        </w:rPr>
      </w:pPr>
      <w:del w:id="275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22010750" w14:textId="3F64B2F4" w:rsidR="005F2216" w:rsidRPr="005F2216" w:rsidDel="00015253" w:rsidRDefault="005F2216" w:rsidP="005F2216">
      <w:pPr>
        <w:autoSpaceDE w:val="0"/>
        <w:autoSpaceDN w:val="0"/>
        <w:adjustRightInd w:val="0"/>
        <w:spacing w:after="0" w:line="240" w:lineRule="auto"/>
        <w:rPr>
          <w:del w:id="2756" w:author="Author"/>
          <w:rFonts w:ascii="Consolas" w:eastAsiaTheme="minorHAnsi" w:hAnsi="Consolas" w:cs="Consolas"/>
          <w:color w:val="000000"/>
          <w:sz w:val="19"/>
          <w:szCs w:val="19"/>
        </w:rPr>
      </w:pPr>
      <w:del w:id="275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CT_Triangle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C823A6B" w14:textId="2227865F" w:rsidR="005F2216" w:rsidRPr="005F2216" w:rsidDel="00015253" w:rsidRDefault="005F2216" w:rsidP="005F2216">
      <w:pPr>
        <w:autoSpaceDE w:val="0"/>
        <w:autoSpaceDN w:val="0"/>
        <w:adjustRightInd w:val="0"/>
        <w:spacing w:after="0" w:line="240" w:lineRule="auto"/>
        <w:rPr>
          <w:del w:id="2758" w:author="Author"/>
          <w:rFonts w:ascii="Consolas" w:eastAsiaTheme="minorHAnsi" w:hAnsi="Consolas" w:cs="Consolas"/>
          <w:color w:val="000000"/>
          <w:sz w:val="19"/>
          <w:szCs w:val="19"/>
        </w:rPr>
      </w:pPr>
      <w:del w:id="275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B07D0BF" w14:textId="01C5137B" w:rsidR="005F2216" w:rsidRPr="005F2216" w:rsidDel="00015253" w:rsidRDefault="005F2216" w:rsidP="005F2216">
      <w:pPr>
        <w:autoSpaceDE w:val="0"/>
        <w:autoSpaceDN w:val="0"/>
        <w:adjustRightInd w:val="0"/>
        <w:spacing w:after="0" w:line="240" w:lineRule="auto"/>
        <w:rPr>
          <w:del w:id="2760" w:author="Author"/>
          <w:rFonts w:ascii="Consolas" w:eastAsiaTheme="minorHAnsi" w:hAnsi="Consolas" w:cs="Consolas"/>
          <w:color w:val="000000"/>
          <w:sz w:val="19"/>
          <w:szCs w:val="19"/>
        </w:rPr>
      </w:pPr>
      <w:del w:id="276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v2</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5DFF9DF" w14:textId="0918029D" w:rsidR="005F2216" w:rsidRPr="005F2216" w:rsidDel="00015253" w:rsidRDefault="005F2216" w:rsidP="005F2216">
      <w:pPr>
        <w:autoSpaceDE w:val="0"/>
        <w:autoSpaceDN w:val="0"/>
        <w:adjustRightInd w:val="0"/>
        <w:spacing w:after="0" w:line="240" w:lineRule="auto"/>
        <w:rPr>
          <w:del w:id="2762" w:author="Author"/>
          <w:rFonts w:ascii="Consolas" w:eastAsiaTheme="minorHAnsi" w:hAnsi="Consolas" w:cs="Consolas"/>
          <w:color w:val="000000"/>
          <w:sz w:val="19"/>
          <w:szCs w:val="19"/>
        </w:rPr>
      </w:pPr>
      <w:del w:id="276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v3</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C818240" w14:textId="0D596832" w:rsidR="005F2216" w:rsidRPr="005F2216" w:rsidDel="00015253" w:rsidRDefault="005F2216" w:rsidP="005F2216">
      <w:pPr>
        <w:autoSpaceDE w:val="0"/>
        <w:autoSpaceDN w:val="0"/>
        <w:adjustRightInd w:val="0"/>
        <w:spacing w:after="0" w:line="240" w:lineRule="auto"/>
        <w:rPr>
          <w:del w:id="2764" w:author="Author"/>
          <w:rFonts w:ascii="Consolas" w:eastAsiaTheme="minorHAnsi" w:hAnsi="Consolas" w:cs="Consolas"/>
          <w:color w:val="000000"/>
          <w:sz w:val="19"/>
          <w:szCs w:val="19"/>
        </w:rPr>
      </w:pPr>
      <w:del w:id="276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F6ED1D5" w14:textId="623779B6" w:rsidR="005F2216" w:rsidRPr="005F2216" w:rsidDel="00015253" w:rsidRDefault="005F2216" w:rsidP="005F2216">
      <w:pPr>
        <w:autoSpaceDE w:val="0"/>
        <w:autoSpaceDN w:val="0"/>
        <w:adjustRightInd w:val="0"/>
        <w:spacing w:after="0" w:line="240" w:lineRule="auto"/>
        <w:rPr>
          <w:del w:id="2766" w:author="Author"/>
          <w:rFonts w:ascii="Consolas" w:eastAsiaTheme="minorHAnsi" w:hAnsi="Consolas" w:cs="Consolas"/>
          <w:color w:val="000000"/>
          <w:sz w:val="19"/>
          <w:szCs w:val="19"/>
        </w:rPr>
      </w:pPr>
      <w:del w:id="276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p2</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974802B" w14:textId="510F2A87" w:rsidR="005F2216" w:rsidRPr="005F2216" w:rsidDel="00015253" w:rsidRDefault="005F2216" w:rsidP="005F2216">
      <w:pPr>
        <w:autoSpaceDE w:val="0"/>
        <w:autoSpaceDN w:val="0"/>
        <w:adjustRightInd w:val="0"/>
        <w:spacing w:after="0" w:line="240" w:lineRule="auto"/>
        <w:rPr>
          <w:del w:id="2768" w:author="Author"/>
          <w:rFonts w:ascii="Consolas" w:eastAsiaTheme="minorHAnsi" w:hAnsi="Consolas" w:cs="Consolas"/>
          <w:color w:val="000000"/>
          <w:sz w:val="19"/>
          <w:szCs w:val="19"/>
        </w:rPr>
      </w:pPr>
      <w:del w:id="276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p3</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565B667" w14:textId="1425F2BE" w:rsidR="005F2216" w:rsidRPr="005F2216" w:rsidDel="00015253" w:rsidRDefault="005F2216" w:rsidP="005F2216">
      <w:pPr>
        <w:autoSpaceDE w:val="0"/>
        <w:autoSpaceDN w:val="0"/>
        <w:adjustRightInd w:val="0"/>
        <w:spacing w:after="0" w:line="240" w:lineRule="auto"/>
        <w:rPr>
          <w:del w:id="2770" w:author="Author"/>
          <w:rFonts w:ascii="Consolas" w:eastAsiaTheme="minorHAnsi" w:hAnsi="Consolas" w:cs="Consolas"/>
          <w:color w:val="000000"/>
          <w:sz w:val="19"/>
          <w:szCs w:val="19"/>
        </w:rPr>
      </w:pPr>
      <w:del w:id="277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A1383E1" w14:textId="7E810442" w:rsidR="005F2216" w:rsidRPr="005F2216" w:rsidDel="00015253" w:rsidRDefault="005F2216" w:rsidP="005F2216">
      <w:pPr>
        <w:autoSpaceDE w:val="0"/>
        <w:autoSpaceDN w:val="0"/>
        <w:adjustRightInd w:val="0"/>
        <w:spacing w:after="0" w:line="240" w:lineRule="auto"/>
        <w:rPr>
          <w:del w:id="2772" w:author="Author"/>
          <w:rFonts w:ascii="Consolas" w:eastAsiaTheme="minorHAnsi" w:hAnsi="Consolas" w:cs="Consolas"/>
          <w:color w:val="000000"/>
          <w:sz w:val="19"/>
          <w:szCs w:val="19"/>
        </w:rPr>
      </w:pPr>
      <w:del w:id="277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9B72F52" w14:textId="5DE2AFD5" w:rsidR="005F2216" w:rsidRPr="005F2216" w:rsidDel="00015253" w:rsidRDefault="005F2216" w:rsidP="005F2216">
      <w:pPr>
        <w:autoSpaceDE w:val="0"/>
        <w:autoSpaceDN w:val="0"/>
        <w:adjustRightInd w:val="0"/>
        <w:spacing w:after="0" w:line="240" w:lineRule="auto"/>
        <w:rPr>
          <w:del w:id="2774" w:author="Author"/>
          <w:rFonts w:ascii="Consolas" w:eastAsiaTheme="minorHAnsi" w:hAnsi="Consolas" w:cs="Consolas"/>
          <w:color w:val="000000"/>
          <w:sz w:val="19"/>
          <w:szCs w:val="19"/>
        </w:rPr>
      </w:pPr>
      <w:del w:id="277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439F3BCC" w14:textId="57B1F926" w:rsidR="005F2216" w:rsidRPr="005F2216" w:rsidDel="00015253" w:rsidRDefault="005F2216" w:rsidP="005F2216">
      <w:pPr>
        <w:autoSpaceDE w:val="0"/>
        <w:autoSpaceDN w:val="0"/>
        <w:adjustRightInd w:val="0"/>
        <w:spacing w:after="0" w:line="240" w:lineRule="auto"/>
        <w:rPr>
          <w:del w:id="2776" w:author="Author"/>
          <w:rFonts w:ascii="Consolas" w:eastAsiaTheme="minorHAnsi" w:hAnsi="Consolas" w:cs="Consolas"/>
          <w:color w:val="000000"/>
          <w:sz w:val="19"/>
          <w:szCs w:val="19"/>
        </w:rPr>
      </w:pPr>
      <w:del w:id="277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CT_Components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EC5E73C" w14:textId="39979921" w:rsidR="005F2216" w:rsidRPr="005F2216" w:rsidDel="00015253" w:rsidRDefault="005F2216" w:rsidP="005F2216">
      <w:pPr>
        <w:autoSpaceDE w:val="0"/>
        <w:autoSpaceDN w:val="0"/>
        <w:adjustRightInd w:val="0"/>
        <w:spacing w:after="0" w:line="240" w:lineRule="auto"/>
        <w:rPr>
          <w:del w:id="2778" w:author="Author"/>
          <w:rFonts w:ascii="Consolas" w:eastAsiaTheme="minorHAnsi" w:hAnsi="Consolas" w:cs="Consolas"/>
          <w:color w:val="000000"/>
          <w:sz w:val="19"/>
          <w:szCs w:val="19"/>
        </w:rPr>
      </w:pPr>
      <w:del w:id="277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1944D8BE" w14:textId="6A1F8EC6" w:rsidR="005F2216" w:rsidRPr="005F2216" w:rsidDel="00015253" w:rsidRDefault="005F2216" w:rsidP="005F2216">
      <w:pPr>
        <w:autoSpaceDE w:val="0"/>
        <w:autoSpaceDN w:val="0"/>
        <w:adjustRightInd w:val="0"/>
        <w:spacing w:after="0" w:line="240" w:lineRule="auto"/>
        <w:rPr>
          <w:del w:id="2780" w:author="Author"/>
          <w:rFonts w:ascii="Consolas" w:eastAsiaTheme="minorHAnsi" w:hAnsi="Consolas" w:cs="Consolas"/>
          <w:color w:val="000000"/>
          <w:sz w:val="19"/>
          <w:szCs w:val="19"/>
        </w:rPr>
      </w:pPr>
      <w:del w:id="278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component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13BB2BD" w14:textId="4B0C970E" w:rsidR="005F2216" w:rsidRPr="005F2216" w:rsidDel="00015253" w:rsidRDefault="005F2216" w:rsidP="005F2216">
      <w:pPr>
        <w:autoSpaceDE w:val="0"/>
        <w:autoSpaceDN w:val="0"/>
        <w:adjustRightInd w:val="0"/>
        <w:spacing w:after="0" w:line="240" w:lineRule="auto"/>
        <w:rPr>
          <w:del w:id="2782" w:author="Author"/>
          <w:rFonts w:ascii="Consolas" w:eastAsiaTheme="minorHAnsi" w:hAnsi="Consolas" w:cs="Consolas"/>
          <w:color w:val="000000"/>
          <w:sz w:val="19"/>
          <w:szCs w:val="19"/>
        </w:rPr>
      </w:pPr>
      <w:del w:id="278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6A44BB99" w14:textId="009F6EF7" w:rsidR="005F2216" w:rsidRPr="005F2216" w:rsidDel="00015253" w:rsidRDefault="005F2216" w:rsidP="005F2216">
      <w:pPr>
        <w:autoSpaceDE w:val="0"/>
        <w:autoSpaceDN w:val="0"/>
        <w:adjustRightInd w:val="0"/>
        <w:spacing w:after="0" w:line="240" w:lineRule="auto"/>
        <w:rPr>
          <w:del w:id="2784" w:author="Author"/>
          <w:rFonts w:ascii="Consolas" w:eastAsiaTheme="minorHAnsi" w:hAnsi="Consolas" w:cs="Consolas"/>
          <w:color w:val="000000"/>
          <w:sz w:val="19"/>
          <w:szCs w:val="19"/>
        </w:rPr>
      </w:pPr>
      <w:del w:id="278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69DDCC99" w14:textId="654B7946" w:rsidR="005F2216" w:rsidRPr="005F2216" w:rsidDel="00015253" w:rsidRDefault="005F2216" w:rsidP="005F2216">
      <w:pPr>
        <w:autoSpaceDE w:val="0"/>
        <w:autoSpaceDN w:val="0"/>
        <w:adjustRightInd w:val="0"/>
        <w:spacing w:after="0" w:line="240" w:lineRule="auto"/>
        <w:rPr>
          <w:del w:id="2786" w:author="Author"/>
          <w:rFonts w:ascii="Consolas" w:eastAsiaTheme="minorHAnsi" w:hAnsi="Consolas" w:cs="Consolas"/>
          <w:color w:val="000000"/>
          <w:sz w:val="19"/>
          <w:szCs w:val="19"/>
        </w:rPr>
      </w:pPr>
      <w:del w:id="278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CT_Component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CFF0416" w14:textId="5747EDE6" w:rsidR="005F2216" w:rsidRPr="005F2216" w:rsidDel="00015253" w:rsidRDefault="005F2216" w:rsidP="005F2216">
      <w:pPr>
        <w:autoSpaceDE w:val="0"/>
        <w:autoSpaceDN w:val="0"/>
        <w:adjustRightInd w:val="0"/>
        <w:spacing w:after="0" w:line="240" w:lineRule="auto"/>
        <w:rPr>
          <w:del w:id="2788" w:author="Author"/>
          <w:rFonts w:ascii="Consolas" w:eastAsiaTheme="minorHAnsi" w:hAnsi="Consolas" w:cs="Consolas"/>
          <w:color w:val="000000"/>
          <w:sz w:val="19"/>
          <w:szCs w:val="19"/>
        </w:rPr>
      </w:pPr>
      <w:del w:id="278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objectid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E4CBF85" w14:textId="1D763DC9" w:rsidR="005F2216" w:rsidRPr="005F2216" w:rsidDel="00015253" w:rsidRDefault="005F2216" w:rsidP="005F2216">
      <w:pPr>
        <w:autoSpaceDE w:val="0"/>
        <w:autoSpaceDN w:val="0"/>
        <w:adjustRightInd w:val="0"/>
        <w:spacing w:after="0" w:line="240" w:lineRule="auto"/>
        <w:rPr>
          <w:del w:id="2790" w:author="Author"/>
          <w:rFonts w:ascii="Consolas" w:eastAsiaTheme="minorHAnsi" w:hAnsi="Consolas" w:cs="Consolas"/>
          <w:color w:val="000000"/>
          <w:sz w:val="19"/>
          <w:szCs w:val="19"/>
        </w:rPr>
      </w:pPr>
      <w:del w:id="279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transform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ST_Matrix3D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15C3126" w14:textId="22FFE220" w:rsidR="005F2216" w:rsidRPr="005F2216" w:rsidDel="00015253" w:rsidRDefault="005F2216" w:rsidP="005F2216">
      <w:pPr>
        <w:autoSpaceDE w:val="0"/>
        <w:autoSpaceDN w:val="0"/>
        <w:adjustRightInd w:val="0"/>
        <w:spacing w:after="0" w:line="240" w:lineRule="auto"/>
        <w:rPr>
          <w:del w:id="2792" w:author="Author"/>
          <w:rFonts w:ascii="Consolas" w:eastAsiaTheme="minorHAnsi" w:hAnsi="Consolas" w:cs="Consolas"/>
          <w:color w:val="000000"/>
          <w:sz w:val="19"/>
          <w:szCs w:val="19"/>
        </w:rPr>
      </w:pPr>
      <w:del w:id="279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8D664DC" w14:textId="6657B274" w:rsidR="005F2216" w:rsidRPr="005F2216" w:rsidDel="00015253" w:rsidRDefault="005F2216" w:rsidP="005F2216">
      <w:pPr>
        <w:autoSpaceDE w:val="0"/>
        <w:autoSpaceDN w:val="0"/>
        <w:adjustRightInd w:val="0"/>
        <w:spacing w:after="0" w:line="240" w:lineRule="auto"/>
        <w:rPr>
          <w:del w:id="2794" w:author="Author"/>
          <w:rFonts w:ascii="Consolas" w:eastAsiaTheme="minorHAnsi" w:hAnsi="Consolas" w:cs="Consolas"/>
          <w:color w:val="000000"/>
          <w:sz w:val="19"/>
          <w:szCs w:val="19"/>
        </w:rPr>
      </w:pPr>
      <w:del w:id="279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23E80E89" w14:textId="7B90DA01" w:rsidR="005F2216" w:rsidRPr="005F2216" w:rsidDel="00015253" w:rsidRDefault="005F2216" w:rsidP="005F2216">
      <w:pPr>
        <w:autoSpaceDE w:val="0"/>
        <w:autoSpaceDN w:val="0"/>
        <w:adjustRightInd w:val="0"/>
        <w:spacing w:after="0" w:line="240" w:lineRule="auto"/>
        <w:rPr>
          <w:del w:id="2796" w:author="Author"/>
          <w:rFonts w:ascii="Consolas" w:eastAsiaTheme="minorHAnsi" w:hAnsi="Consolas" w:cs="Consolas"/>
          <w:color w:val="000000"/>
          <w:sz w:val="19"/>
          <w:szCs w:val="19"/>
        </w:rPr>
      </w:pPr>
      <w:del w:id="279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mixed</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true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882639B" w14:textId="607B827E" w:rsidR="005F2216" w:rsidRPr="005F2216" w:rsidDel="00015253" w:rsidRDefault="005F2216" w:rsidP="005F2216">
      <w:pPr>
        <w:autoSpaceDE w:val="0"/>
        <w:autoSpaceDN w:val="0"/>
        <w:adjustRightInd w:val="0"/>
        <w:spacing w:after="0" w:line="240" w:lineRule="auto"/>
        <w:rPr>
          <w:del w:id="2798" w:author="Author"/>
          <w:rFonts w:ascii="Consolas" w:eastAsiaTheme="minorHAnsi" w:hAnsi="Consolas" w:cs="Consolas"/>
          <w:color w:val="000000"/>
          <w:sz w:val="19"/>
          <w:szCs w:val="19"/>
        </w:rPr>
      </w:pPr>
      <w:del w:id="279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name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xs:QName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D33EFDF" w14:textId="49D31782" w:rsidR="005F2216" w:rsidRPr="005F2216" w:rsidDel="00015253" w:rsidRDefault="005F2216" w:rsidP="005F2216">
      <w:pPr>
        <w:autoSpaceDE w:val="0"/>
        <w:autoSpaceDN w:val="0"/>
        <w:adjustRightInd w:val="0"/>
        <w:spacing w:after="0" w:line="240" w:lineRule="auto"/>
        <w:rPr>
          <w:del w:id="2800" w:author="Author"/>
          <w:rFonts w:ascii="Consolas" w:eastAsiaTheme="minorHAnsi" w:hAnsi="Consolas" w:cs="Consolas"/>
          <w:color w:val="000000"/>
          <w:sz w:val="19"/>
          <w:szCs w:val="19"/>
        </w:rPr>
      </w:pPr>
      <w:del w:id="2801"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preserve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xs:boolean</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optional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/&gt;</w:delText>
        </w:r>
      </w:del>
    </w:p>
    <w:p w14:paraId="2C86318D" w14:textId="57D21AB6" w:rsidR="005F2216" w:rsidRPr="005F2216" w:rsidDel="00015253" w:rsidRDefault="005F2216" w:rsidP="005F2216">
      <w:pPr>
        <w:autoSpaceDE w:val="0"/>
        <w:autoSpaceDN w:val="0"/>
        <w:adjustRightInd w:val="0"/>
        <w:spacing w:after="0" w:line="240" w:lineRule="auto"/>
        <w:rPr>
          <w:del w:id="2802" w:author="Author"/>
          <w:rFonts w:ascii="Consolas" w:eastAsiaTheme="minorHAnsi" w:hAnsi="Consolas" w:cs="Consolas"/>
          <w:color w:val="000000"/>
          <w:sz w:val="19"/>
          <w:szCs w:val="19"/>
        </w:rPr>
      </w:pPr>
      <w:del w:id="2803"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type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optional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/&gt;</w:delText>
        </w:r>
      </w:del>
    </w:p>
    <w:p w14:paraId="3327CB82" w14:textId="5360CA58" w:rsidR="005F2216" w:rsidRPr="005F2216" w:rsidDel="00015253" w:rsidRDefault="005F2216" w:rsidP="005F2216">
      <w:pPr>
        <w:autoSpaceDE w:val="0"/>
        <w:autoSpaceDN w:val="0"/>
        <w:adjustRightInd w:val="0"/>
        <w:spacing w:after="0" w:line="240" w:lineRule="auto"/>
        <w:rPr>
          <w:del w:id="2804" w:author="Author"/>
          <w:rFonts w:ascii="Consolas" w:eastAsiaTheme="minorHAnsi" w:hAnsi="Consolas" w:cs="Consolas"/>
          <w:color w:val="000000"/>
          <w:sz w:val="19"/>
          <w:szCs w:val="19"/>
        </w:rPr>
      </w:pPr>
      <w:del w:id="2805"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18B7198A" w14:textId="6CFEAFA3" w:rsidR="005F2216" w:rsidRPr="005F2216" w:rsidDel="00015253" w:rsidRDefault="005F2216" w:rsidP="005F2216">
      <w:pPr>
        <w:autoSpaceDE w:val="0"/>
        <w:autoSpaceDN w:val="0"/>
        <w:adjustRightInd w:val="0"/>
        <w:spacing w:after="0" w:line="240" w:lineRule="auto"/>
        <w:rPr>
          <w:del w:id="2806" w:author="Author"/>
          <w:rFonts w:ascii="Consolas" w:eastAsiaTheme="minorHAnsi" w:hAnsi="Consolas" w:cs="Consolas"/>
          <w:color w:val="000000"/>
          <w:sz w:val="19"/>
          <w:szCs w:val="19"/>
        </w:rPr>
      </w:pPr>
      <w:del w:id="280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CT_Item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35B7868" w14:textId="65DC3933" w:rsidR="005F2216" w:rsidRPr="005F2216" w:rsidDel="00015253" w:rsidRDefault="005F2216" w:rsidP="005F2216">
      <w:pPr>
        <w:autoSpaceDE w:val="0"/>
        <w:autoSpaceDN w:val="0"/>
        <w:adjustRightInd w:val="0"/>
        <w:spacing w:after="0" w:line="240" w:lineRule="auto"/>
        <w:rPr>
          <w:del w:id="2808" w:author="Author"/>
          <w:rFonts w:ascii="Consolas" w:eastAsiaTheme="minorHAnsi" w:hAnsi="Consolas" w:cs="Consolas"/>
          <w:color w:val="000000"/>
          <w:sz w:val="19"/>
          <w:szCs w:val="19"/>
        </w:rPr>
      </w:pPr>
      <w:del w:id="280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27270D3E" w14:textId="4D06FBF3" w:rsidR="005F2216" w:rsidRPr="005F2216" w:rsidDel="00015253" w:rsidRDefault="005F2216" w:rsidP="005F2216">
      <w:pPr>
        <w:autoSpaceDE w:val="0"/>
        <w:autoSpaceDN w:val="0"/>
        <w:adjustRightInd w:val="0"/>
        <w:spacing w:after="0" w:line="240" w:lineRule="auto"/>
        <w:rPr>
          <w:del w:id="2810" w:author="Author"/>
          <w:rFonts w:ascii="Consolas" w:eastAsiaTheme="minorHAnsi" w:hAnsi="Consolas" w:cs="Consolas"/>
          <w:color w:val="000000"/>
          <w:sz w:val="19"/>
          <w:szCs w:val="19"/>
        </w:rPr>
      </w:pPr>
      <w:del w:id="281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033C6BD" w14:textId="289185EF" w:rsidR="005F2216" w:rsidRPr="005F2216" w:rsidDel="00015253" w:rsidRDefault="005F2216" w:rsidP="005F2216">
      <w:pPr>
        <w:autoSpaceDE w:val="0"/>
        <w:autoSpaceDN w:val="0"/>
        <w:adjustRightInd w:val="0"/>
        <w:spacing w:after="0" w:line="240" w:lineRule="auto"/>
        <w:rPr>
          <w:del w:id="2812" w:author="Author"/>
          <w:rFonts w:ascii="Consolas" w:eastAsiaTheme="minorHAnsi" w:hAnsi="Consolas" w:cs="Consolas"/>
          <w:color w:val="000000"/>
          <w:sz w:val="19"/>
          <w:szCs w:val="19"/>
        </w:rPr>
      </w:pPr>
      <w:del w:id="281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D5BF183" w14:textId="5C084341" w:rsidR="005F2216" w:rsidRPr="005F2216" w:rsidDel="00015253" w:rsidRDefault="005F2216" w:rsidP="005F2216">
      <w:pPr>
        <w:autoSpaceDE w:val="0"/>
        <w:autoSpaceDN w:val="0"/>
        <w:adjustRightInd w:val="0"/>
        <w:spacing w:after="0" w:line="240" w:lineRule="auto"/>
        <w:rPr>
          <w:del w:id="2814" w:author="Author"/>
          <w:rFonts w:ascii="Consolas" w:eastAsiaTheme="minorHAnsi" w:hAnsi="Consolas" w:cs="Consolas"/>
          <w:color w:val="000000"/>
          <w:sz w:val="19"/>
          <w:szCs w:val="19"/>
        </w:rPr>
      </w:pPr>
      <w:del w:id="281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objectid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B4D18EA" w14:textId="199E709F" w:rsidR="005F2216" w:rsidRPr="005F2216" w:rsidDel="00015253" w:rsidRDefault="005F2216" w:rsidP="005F2216">
      <w:pPr>
        <w:autoSpaceDE w:val="0"/>
        <w:autoSpaceDN w:val="0"/>
        <w:adjustRightInd w:val="0"/>
        <w:spacing w:after="0" w:line="240" w:lineRule="auto"/>
        <w:rPr>
          <w:del w:id="2816" w:author="Author"/>
          <w:rFonts w:ascii="Consolas" w:eastAsiaTheme="minorHAnsi" w:hAnsi="Consolas" w:cs="Consolas"/>
          <w:color w:val="000000"/>
          <w:sz w:val="19"/>
          <w:szCs w:val="19"/>
        </w:rPr>
      </w:pPr>
      <w:del w:id="281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transform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ST_Matrix3D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7C19941" w14:textId="0BD6D0BA" w:rsidR="005F2216" w:rsidRPr="005F2216" w:rsidDel="00015253" w:rsidRDefault="005F2216" w:rsidP="005F2216">
      <w:pPr>
        <w:autoSpaceDE w:val="0"/>
        <w:autoSpaceDN w:val="0"/>
        <w:adjustRightInd w:val="0"/>
        <w:spacing w:after="0" w:line="240" w:lineRule="auto"/>
        <w:rPr>
          <w:del w:id="2818" w:author="Author"/>
          <w:rFonts w:ascii="Consolas" w:eastAsiaTheme="minorHAnsi" w:hAnsi="Consolas" w:cs="Consolas"/>
          <w:color w:val="000000"/>
          <w:sz w:val="19"/>
          <w:szCs w:val="19"/>
        </w:rPr>
      </w:pPr>
      <w:del w:id="281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partnumber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9214110" w14:textId="29066C90" w:rsidR="005F2216" w:rsidRPr="005F2216" w:rsidDel="00015253" w:rsidRDefault="005F2216" w:rsidP="005F2216">
      <w:pPr>
        <w:autoSpaceDE w:val="0"/>
        <w:autoSpaceDN w:val="0"/>
        <w:adjustRightInd w:val="0"/>
        <w:spacing w:after="0" w:line="240" w:lineRule="auto"/>
        <w:rPr>
          <w:del w:id="2820" w:author="Author"/>
          <w:rFonts w:ascii="Consolas" w:eastAsiaTheme="minorHAnsi" w:hAnsi="Consolas" w:cs="Consolas"/>
          <w:color w:val="000000"/>
          <w:sz w:val="19"/>
          <w:szCs w:val="19"/>
        </w:rPr>
      </w:pPr>
      <w:del w:id="282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BC9AC3F" w14:textId="220DA15A" w:rsidR="005F2216" w:rsidRPr="005F2216" w:rsidDel="00015253" w:rsidRDefault="005F2216" w:rsidP="005F2216">
      <w:pPr>
        <w:autoSpaceDE w:val="0"/>
        <w:autoSpaceDN w:val="0"/>
        <w:adjustRightInd w:val="0"/>
        <w:spacing w:after="0" w:line="240" w:lineRule="auto"/>
        <w:rPr>
          <w:del w:id="2822" w:author="Author"/>
          <w:rFonts w:ascii="Consolas" w:eastAsiaTheme="minorHAnsi" w:hAnsi="Consolas" w:cs="Consolas"/>
          <w:color w:val="000000"/>
          <w:sz w:val="19"/>
          <w:szCs w:val="19"/>
        </w:rPr>
      </w:pPr>
      <w:del w:id="282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62E1D7E2" w14:textId="66213B94" w:rsidR="005F2216" w:rsidRPr="005F2216" w:rsidDel="00015253" w:rsidRDefault="005F2216" w:rsidP="005F2216">
      <w:pPr>
        <w:autoSpaceDE w:val="0"/>
        <w:autoSpaceDN w:val="0"/>
        <w:adjustRightInd w:val="0"/>
        <w:spacing w:after="0" w:line="240" w:lineRule="auto"/>
        <w:rPr>
          <w:del w:id="2824" w:author="Author"/>
          <w:rFonts w:ascii="Consolas" w:eastAsiaTheme="minorHAnsi" w:hAnsi="Consolas" w:cs="Consolas"/>
          <w:color w:val="000000"/>
          <w:sz w:val="19"/>
          <w:szCs w:val="19"/>
        </w:rPr>
      </w:pPr>
      <w:del w:id="282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008000"/>
            <w:sz w:val="19"/>
            <w:szCs w:val="19"/>
          </w:rPr>
          <w:delText xml:space="preserve"> Simple Types </w:delText>
        </w:r>
        <w:r w:rsidRPr="005F2216" w:rsidDel="00015253">
          <w:rPr>
            <w:rFonts w:ascii="Consolas" w:eastAsiaTheme="minorHAnsi" w:hAnsi="Consolas" w:cs="Consolas"/>
            <w:color w:val="0000FF"/>
            <w:sz w:val="19"/>
            <w:szCs w:val="19"/>
          </w:rPr>
          <w:delText>--&gt;</w:delText>
        </w:r>
      </w:del>
    </w:p>
    <w:p w14:paraId="0D23E1A1" w14:textId="1786FD56" w:rsidR="005F2216" w:rsidRPr="005F2216" w:rsidDel="00015253" w:rsidRDefault="005F2216" w:rsidP="005F2216">
      <w:pPr>
        <w:autoSpaceDE w:val="0"/>
        <w:autoSpaceDN w:val="0"/>
        <w:adjustRightInd w:val="0"/>
        <w:spacing w:after="0" w:line="240" w:lineRule="auto"/>
        <w:rPr>
          <w:del w:id="2826" w:author="Author"/>
          <w:rFonts w:ascii="Consolas" w:eastAsiaTheme="minorHAnsi" w:hAnsi="Consolas" w:cs="Consolas"/>
          <w:color w:val="000000"/>
          <w:sz w:val="19"/>
          <w:szCs w:val="19"/>
        </w:rPr>
      </w:pPr>
      <w:del w:id="2827" w:author="Author">
        <w:r w:rsidRPr="005F2216" w:rsidDel="00015253">
          <w:rPr>
            <w:rFonts w:ascii="Consolas" w:eastAsiaTheme="minorHAnsi" w:hAnsi="Consolas" w:cs="Consolas"/>
            <w:color w:val="0000FF"/>
            <w:sz w:val="19"/>
            <w:szCs w:val="19"/>
          </w:rPr>
          <w:lastRenderedPageBreak/>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ST_Unit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4939FE0" w14:textId="4E1E4019" w:rsidR="005F2216" w:rsidRPr="005F2216" w:rsidDel="00015253" w:rsidRDefault="005F2216" w:rsidP="005F2216">
      <w:pPr>
        <w:autoSpaceDE w:val="0"/>
        <w:autoSpaceDN w:val="0"/>
        <w:adjustRightInd w:val="0"/>
        <w:spacing w:after="0" w:line="240" w:lineRule="auto"/>
        <w:rPr>
          <w:del w:id="2828" w:author="Author"/>
          <w:rFonts w:ascii="Consolas" w:eastAsiaTheme="minorHAnsi" w:hAnsi="Consolas" w:cs="Consolas"/>
          <w:color w:val="000000"/>
          <w:sz w:val="19"/>
          <w:szCs w:val="19"/>
        </w:rPr>
      </w:pPr>
      <w:del w:id="282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E692BAB" w14:textId="57902A0F" w:rsidR="005F2216" w:rsidRPr="005F2216" w:rsidDel="00015253" w:rsidRDefault="005F2216" w:rsidP="005F2216">
      <w:pPr>
        <w:autoSpaceDE w:val="0"/>
        <w:autoSpaceDN w:val="0"/>
        <w:adjustRightInd w:val="0"/>
        <w:spacing w:after="0" w:line="240" w:lineRule="auto"/>
        <w:rPr>
          <w:del w:id="2830" w:author="Author"/>
          <w:rFonts w:ascii="Consolas" w:eastAsiaTheme="minorHAnsi" w:hAnsi="Consolas" w:cs="Consolas"/>
          <w:color w:val="000000"/>
          <w:sz w:val="19"/>
          <w:szCs w:val="19"/>
        </w:rPr>
      </w:pPr>
      <w:del w:id="283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micron</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3BD0A0D" w14:textId="7CD20265" w:rsidR="005F2216" w:rsidRPr="005F2216" w:rsidDel="00015253" w:rsidRDefault="005F2216" w:rsidP="005F2216">
      <w:pPr>
        <w:autoSpaceDE w:val="0"/>
        <w:autoSpaceDN w:val="0"/>
        <w:adjustRightInd w:val="0"/>
        <w:spacing w:after="0" w:line="240" w:lineRule="auto"/>
        <w:rPr>
          <w:del w:id="2832" w:author="Author"/>
          <w:rFonts w:ascii="Consolas" w:eastAsiaTheme="minorHAnsi" w:hAnsi="Consolas" w:cs="Consolas"/>
          <w:color w:val="000000"/>
          <w:sz w:val="19"/>
          <w:szCs w:val="19"/>
        </w:rPr>
      </w:pPr>
      <w:del w:id="283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millimeter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63760C6" w14:textId="30619085" w:rsidR="005F2216" w:rsidRPr="005F2216" w:rsidDel="00015253" w:rsidRDefault="005F2216" w:rsidP="005F2216">
      <w:pPr>
        <w:autoSpaceDE w:val="0"/>
        <w:autoSpaceDN w:val="0"/>
        <w:adjustRightInd w:val="0"/>
        <w:spacing w:after="0" w:line="240" w:lineRule="auto"/>
        <w:rPr>
          <w:del w:id="2834" w:author="Author"/>
          <w:rFonts w:ascii="Consolas" w:eastAsiaTheme="minorHAnsi" w:hAnsi="Consolas" w:cs="Consolas"/>
          <w:color w:val="000000"/>
          <w:sz w:val="19"/>
          <w:szCs w:val="19"/>
        </w:rPr>
      </w:pPr>
      <w:del w:id="283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centimeter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58873C8" w14:textId="16424403" w:rsidR="005F2216" w:rsidRPr="005F2216" w:rsidDel="00015253" w:rsidRDefault="005F2216" w:rsidP="005F2216">
      <w:pPr>
        <w:autoSpaceDE w:val="0"/>
        <w:autoSpaceDN w:val="0"/>
        <w:adjustRightInd w:val="0"/>
        <w:spacing w:after="0" w:line="240" w:lineRule="auto"/>
        <w:rPr>
          <w:del w:id="2836" w:author="Author"/>
          <w:rFonts w:ascii="Consolas" w:eastAsiaTheme="minorHAnsi" w:hAnsi="Consolas" w:cs="Consolas"/>
          <w:color w:val="000000"/>
          <w:sz w:val="19"/>
          <w:szCs w:val="19"/>
        </w:rPr>
      </w:pPr>
      <w:del w:id="283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inch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ECE900D" w14:textId="317ABA70" w:rsidR="005F2216" w:rsidRPr="005F2216" w:rsidDel="00015253" w:rsidRDefault="005F2216" w:rsidP="005F2216">
      <w:pPr>
        <w:autoSpaceDE w:val="0"/>
        <w:autoSpaceDN w:val="0"/>
        <w:adjustRightInd w:val="0"/>
        <w:spacing w:after="0" w:line="240" w:lineRule="auto"/>
        <w:rPr>
          <w:del w:id="2838" w:author="Author"/>
          <w:rFonts w:ascii="Consolas" w:eastAsiaTheme="minorHAnsi" w:hAnsi="Consolas" w:cs="Consolas"/>
          <w:color w:val="000000"/>
          <w:sz w:val="19"/>
          <w:szCs w:val="19"/>
        </w:rPr>
      </w:pPr>
      <w:del w:id="283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foot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5793F1C" w14:textId="0478AFC0" w:rsidR="005F2216" w:rsidRPr="005F2216" w:rsidDel="00015253" w:rsidRDefault="005F2216" w:rsidP="005F2216">
      <w:pPr>
        <w:autoSpaceDE w:val="0"/>
        <w:autoSpaceDN w:val="0"/>
        <w:adjustRightInd w:val="0"/>
        <w:spacing w:after="0" w:line="240" w:lineRule="auto"/>
        <w:rPr>
          <w:del w:id="2840" w:author="Author"/>
          <w:rFonts w:ascii="Consolas" w:eastAsiaTheme="minorHAnsi" w:hAnsi="Consolas" w:cs="Consolas"/>
          <w:color w:val="000000"/>
          <w:sz w:val="19"/>
          <w:szCs w:val="19"/>
        </w:rPr>
      </w:pPr>
      <w:del w:id="284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776B65E" w14:textId="6F3E87EB" w:rsidR="005F2216" w:rsidRPr="005F2216" w:rsidDel="00015253" w:rsidRDefault="005F2216" w:rsidP="005F2216">
      <w:pPr>
        <w:autoSpaceDE w:val="0"/>
        <w:autoSpaceDN w:val="0"/>
        <w:adjustRightInd w:val="0"/>
        <w:spacing w:after="0" w:line="240" w:lineRule="auto"/>
        <w:rPr>
          <w:del w:id="2842" w:author="Author"/>
          <w:rFonts w:ascii="Consolas" w:eastAsiaTheme="minorHAnsi" w:hAnsi="Consolas" w:cs="Consolas"/>
          <w:color w:val="000000"/>
          <w:sz w:val="19"/>
          <w:szCs w:val="19"/>
        </w:rPr>
      </w:pPr>
      <w:del w:id="284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403EF988" w14:textId="0455CA5E" w:rsidR="005F2216" w:rsidRPr="005F2216" w:rsidDel="00015253" w:rsidRDefault="005F2216" w:rsidP="005F2216">
      <w:pPr>
        <w:autoSpaceDE w:val="0"/>
        <w:autoSpaceDN w:val="0"/>
        <w:adjustRightInd w:val="0"/>
        <w:spacing w:after="0" w:line="240" w:lineRule="auto"/>
        <w:rPr>
          <w:del w:id="2844" w:author="Author"/>
          <w:rFonts w:ascii="Consolas" w:eastAsiaTheme="minorHAnsi" w:hAnsi="Consolas" w:cs="Consolas"/>
          <w:color w:val="000000"/>
          <w:sz w:val="19"/>
          <w:szCs w:val="19"/>
        </w:rPr>
      </w:pPr>
      <w:del w:id="284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4AF7B7E3" w14:textId="579876CD" w:rsidR="005F2216" w:rsidRPr="005F2216" w:rsidDel="00015253" w:rsidRDefault="005F2216" w:rsidP="005F2216">
      <w:pPr>
        <w:autoSpaceDE w:val="0"/>
        <w:autoSpaceDN w:val="0"/>
        <w:adjustRightInd w:val="0"/>
        <w:spacing w:after="0" w:line="240" w:lineRule="auto"/>
        <w:rPr>
          <w:del w:id="2846" w:author="Author"/>
          <w:rFonts w:ascii="Consolas" w:eastAsiaTheme="minorHAnsi" w:hAnsi="Consolas" w:cs="Consolas"/>
          <w:color w:val="000000"/>
          <w:sz w:val="19"/>
          <w:szCs w:val="19"/>
        </w:rPr>
      </w:pPr>
      <w:del w:id="284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ST_ColorValue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C56655F" w14:textId="0A182982" w:rsidR="005F2216" w:rsidRPr="005F2216" w:rsidDel="00015253" w:rsidRDefault="005F2216" w:rsidP="005F2216">
      <w:pPr>
        <w:autoSpaceDE w:val="0"/>
        <w:autoSpaceDN w:val="0"/>
        <w:adjustRightInd w:val="0"/>
        <w:spacing w:after="0" w:line="240" w:lineRule="auto"/>
        <w:rPr>
          <w:del w:id="2848" w:author="Author"/>
          <w:rFonts w:ascii="Consolas" w:eastAsiaTheme="minorHAnsi" w:hAnsi="Consolas" w:cs="Consolas"/>
          <w:color w:val="000000"/>
          <w:sz w:val="19"/>
          <w:szCs w:val="19"/>
        </w:rPr>
      </w:pPr>
      <w:del w:id="284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97BA230" w14:textId="6CF98604" w:rsidR="005F2216" w:rsidRPr="005F2216" w:rsidDel="00015253" w:rsidRDefault="005F2216" w:rsidP="005F2216">
      <w:pPr>
        <w:autoSpaceDE w:val="0"/>
        <w:autoSpaceDN w:val="0"/>
        <w:adjustRightInd w:val="0"/>
        <w:spacing w:after="0" w:line="240" w:lineRule="auto"/>
        <w:rPr>
          <w:del w:id="2850" w:author="Author"/>
          <w:rFonts w:ascii="Consolas" w:eastAsiaTheme="minorHAnsi" w:hAnsi="Consolas" w:cs="Consolas"/>
          <w:color w:val="000000"/>
          <w:sz w:val="19"/>
          <w:szCs w:val="19"/>
        </w:rPr>
      </w:pPr>
      <w:del w:id="285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xs:pattern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#[0-9|A-F|a-f][0-9|A-F|a-f][0-9|A-F|a-f][0-9|A-F|a-f][0-9|A-F|a-f][0-9|A-F|a-f]([0-9|A-F|a-f][0-9|A-F|a-f])?</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709D983" w14:textId="502C6BE0" w:rsidR="005F2216" w:rsidRPr="005F2216" w:rsidDel="00015253" w:rsidRDefault="005F2216" w:rsidP="005F2216">
      <w:pPr>
        <w:autoSpaceDE w:val="0"/>
        <w:autoSpaceDN w:val="0"/>
        <w:adjustRightInd w:val="0"/>
        <w:spacing w:after="0" w:line="240" w:lineRule="auto"/>
        <w:rPr>
          <w:del w:id="2852" w:author="Author"/>
          <w:rFonts w:ascii="Consolas" w:eastAsiaTheme="minorHAnsi" w:hAnsi="Consolas" w:cs="Consolas"/>
          <w:color w:val="000000"/>
          <w:sz w:val="19"/>
          <w:szCs w:val="19"/>
        </w:rPr>
      </w:pPr>
      <w:del w:id="285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2FEA5AC5" w14:textId="0E2BE391" w:rsidR="005F2216" w:rsidRPr="005F2216" w:rsidDel="00015253" w:rsidRDefault="005F2216" w:rsidP="005F2216">
      <w:pPr>
        <w:autoSpaceDE w:val="0"/>
        <w:autoSpaceDN w:val="0"/>
        <w:adjustRightInd w:val="0"/>
        <w:spacing w:after="0" w:line="240" w:lineRule="auto"/>
        <w:rPr>
          <w:del w:id="2854" w:author="Author"/>
          <w:rFonts w:ascii="Consolas" w:eastAsiaTheme="minorHAnsi" w:hAnsi="Consolas" w:cs="Consolas"/>
          <w:color w:val="000000"/>
          <w:sz w:val="19"/>
          <w:szCs w:val="19"/>
        </w:rPr>
      </w:pPr>
      <w:del w:id="285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4CA90BC9" w14:textId="5BAF0814" w:rsidR="005F2216" w:rsidRPr="005F2216" w:rsidDel="00015253" w:rsidRDefault="005F2216" w:rsidP="005F2216">
      <w:pPr>
        <w:autoSpaceDE w:val="0"/>
        <w:autoSpaceDN w:val="0"/>
        <w:adjustRightInd w:val="0"/>
        <w:spacing w:after="0" w:line="240" w:lineRule="auto"/>
        <w:rPr>
          <w:del w:id="2856" w:author="Author"/>
          <w:rFonts w:ascii="Consolas" w:eastAsiaTheme="minorHAnsi" w:hAnsi="Consolas" w:cs="Consolas"/>
          <w:color w:val="000000"/>
          <w:sz w:val="19"/>
          <w:szCs w:val="19"/>
        </w:rPr>
      </w:pPr>
      <w:del w:id="285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ST_UriReference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C35FE28" w14:textId="5989315B" w:rsidR="005F2216" w:rsidRPr="005F2216" w:rsidDel="00015253" w:rsidRDefault="005F2216" w:rsidP="005F2216">
      <w:pPr>
        <w:autoSpaceDE w:val="0"/>
        <w:autoSpaceDN w:val="0"/>
        <w:adjustRightInd w:val="0"/>
        <w:spacing w:after="0" w:line="240" w:lineRule="auto"/>
        <w:rPr>
          <w:del w:id="2858" w:author="Author"/>
          <w:rFonts w:ascii="Consolas" w:eastAsiaTheme="minorHAnsi" w:hAnsi="Consolas" w:cs="Consolas"/>
          <w:color w:val="000000"/>
          <w:sz w:val="19"/>
          <w:szCs w:val="19"/>
        </w:rPr>
      </w:pPr>
      <w:del w:id="285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xs:anyURI</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E63F9BC" w14:textId="35E1A260" w:rsidR="005F2216" w:rsidRPr="005F2216" w:rsidDel="00015253" w:rsidRDefault="005F2216" w:rsidP="005F2216">
      <w:pPr>
        <w:autoSpaceDE w:val="0"/>
        <w:autoSpaceDN w:val="0"/>
        <w:adjustRightInd w:val="0"/>
        <w:spacing w:after="0" w:line="240" w:lineRule="auto"/>
        <w:rPr>
          <w:del w:id="2860" w:author="Author"/>
          <w:rFonts w:ascii="Consolas" w:eastAsiaTheme="minorHAnsi" w:hAnsi="Consolas" w:cs="Consolas"/>
          <w:color w:val="000000"/>
          <w:sz w:val="19"/>
          <w:szCs w:val="19"/>
        </w:rPr>
      </w:pPr>
      <w:del w:id="286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xs:pattern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C70536D" w14:textId="0510BA28" w:rsidR="005F2216" w:rsidRPr="005F2216" w:rsidDel="00015253" w:rsidRDefault="005F2216" w:rsidP="005F2216">
      <w:pPr>
        <w:autoSpaceDE w:val="0"/>
        <w:autoSpaceDN w:val="0"/>
        <w:adjustRightInd w:val="0"/>
        <w:spacing w:after="0" w:line="240" w:lineRule="auto"/>
        <w:rPr>
          <w:del w:id="2862" w:author="Author"/>
          <w:rFonts w:ascii="Consolas" w:eastAsiaTheme="minorHAnsi" w:hAnsi="Consolas" w:cs="Consolas"/>
          <w:color w:val="000000"/>
          <w:sz w:val="19"/>
          <w:szCs w:val="19"/>
        </w:rPr>
      </w:pPr>
      <w:del w:id="286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6C3D43ED" w14:textId="3E5795DF" w:rsidR="005F2216" w:rsidRPr="005F2216" w:rsidDel="00015253" w:rsidRDefault="005F2216" w:rsidP="005F2216">
      <w:pPr>
        <w:autoSpaceDE w:val="0"/>
        <w:autoSpaceDN w:val="0"/>
        <w:adjustRightInd w:val="0"/>
        <w:spacing w:after="0" w:line="240" w:lineRule="auto"/>
        <w:rPr>
          <w:del w:id="2864" w:author="Author"/>
          <w:rFonts w:ascii="Consolas" w:eastAsiaTheme="minorHAnsi" w:hAnsi="Consolas" w:cs="Consolas"/>
          <w:color w:val="000000"/>
          <w:sz w:val="19"/>
          <w:szCs w:val="19"/>
        </w:rPr>
      </w:pPr>
      <w:del w:id="286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0563D84F" w14:textId="3C9F48D4" w:rsidR="005F2216" w:rsidRPr="005F2216" w:rsidDel="00015253" w:rsidRDefault="005F2216" w:rsidP="005F2216">
      <w:pPr>
        <w:autoSpaceDE w:val="0"/>
        <w:autoSpaceDN w:val="0"/>
        <w:adjustRightInd w:val="0"/>
        <w:spacing w:after="0" w:line="240" w:lineRule="auto"/>
        <w:rPr>
          <w:del w:id="2866" w:author="Author"/>
          <w:rFonts w:ascii="Consolas" w:eastAsiaTheme="minorHAnsi" w:hAnsi="Consolas" w:cs="Consolas"/>
          <w:color w:val="000000"/>
          <w:sz w:val="19"/>
          <w:szCs w:val="19"/>
        </w:rPr>
      </w:pPr>
      <w:del w:id="286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ST_Matrix3D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26DEFE4" w14:textId="10D7EFBA" w:rsidR="005F2216" w:rsidRPr="005F2216" w:rsidDel="00015253" w:rsidRDefault="005F2216" w:rsidP="005F2216">
      <w:pPr>
        <w:autoSpaceDE w:val="0"/>
        <w:autoSpaceDN w:val="0"/>
        <w:adjustRightInd w:val="0"/>
        <w:spacing w:after="0" w:line="240" w:lineRule="auto"/>
        <w:rPr>
          <w:del w:id="2868" w:author="Author"/>
          <w:rFonts w:ascii="Consolas" w:eastAsiaTheme="minorHAnsi" w:hAnsi="Consolas" w:cs="Consolas"/>
          <w:color w:val="000000"/>
          <w:sz w:val="19"/>
          <w:szCs w:val="19"/>
        </w:rPr>
      </w:pPr>
      <w:del w:id="286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E98E994" w14:textId="7048EF8F" w:rsidR="005F2216" w:rsidRPr="005F2216" w:rsidDel="00015253" w:rsidRDefault="005F2216" w:rsidP="005F2216">
      <w:pPr>
        <w:autoSpaceDE w:val="0"/>
        <w:autoSpaceDN w:val="0"/>
        <w:adjustRightInd w:val="0"/>
        <w:spacing w:after="0" w:line="240" w:lineRule="auto"/>
        <w:rPr>
          <w:del w:id="2870" w:author="Author"/>
          <w:rFonts w:ascii="Consolas" w:eastAsiaTheme="minorHAnsi" w:hAnsi="Consolas" w:cs="Consolas"/>
          <w:color w:val="000000"/>
          <w:sz w:val="19"/>
          <w:szCs w:val="19"/>
        </w:rPr>
      </w:pPr>
      <w:del w:id="287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xs:whiteSpace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collapse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B458DE2" w14:textId="610521BB" w:rsidR="005F2216" w:rsidRPr="005F2216" w:rsidDel="00015253" w:rsidRDefault="005F2216" w:rsidP="005F2216">
      <w:pPr>
        <w:autoSpaceDE w:val="0"/>
        <w:autoSpaceDN w:val="0"/>
        <w:adjustRightInd w:val="0"/>
        <w:spacing w:after="0" w:line="240" w:lineRule="auto"/>
        <w:rPr>
          <w:del w:id="2872" w:author="Author"/>
          <w:rFonts w:ascii="Consolas" w:eastAsiaTheme="minorHAnsi" w:hAnsi="Consolas" w:cs="Consolas"/>
          <w:color w:val="000000"/>
          <w:sz w:val="19"/>
          <w:szCs w:val="19"/>
        </w:rPr>
      </w:pPr>
      <w:del w:id="287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xs:pattern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((\-|\+)?(([0-9]+(\.[0-9]+)?)|(\.[0-9]+))((e|E)(\-|\+)?[0-9]+)?) ((\-|\+)?(([0-9]+(\.[0-9]+)?)|(\.[0-9]+))((e|E)(\-|\+)?[0-9]+)?) ((\-|\+)?(([0-9]+(\.[0-9]+)?)|(\.[0-9]+))((e|E)(\-|\+)?[0-9]+)?) ((\-|\+)?(([0-9]+(\.[0-9]+)?)|(\.[0-9]+))((e|E)(\-|\+)?[0-9]+)?) ((\-|\+)?(([0-9]+(\.[0-9]+)?)|(\.[0-9]+))((e|E)(\-|\+)?[0-9]+)?) ((\-|\+)?(([0-9]+(\.[0-9]+)?)|(\.[0-9]+))((e|E)(\-|\+)?[0-9]+)?) ((\-|\+)?(([0-9]+(\.[0-9]+)?)|(\.[0-9]+))((e|E)(\-|\+)?[0-9]+)?) ((\-|\+)?(([0-9]+(\.[0-9]+)?)|(\.[0-9]+))((e|E)(\-|\+)?[0-9]+)?) ((\-|\+)?(([0-9]+(\.[0-9]+)?)|(\.[0-9]+))((e|E)(\-|\+)?[0-9]+)?) ((\-|\+)?(([0-9]+(\.[0-9]+)?)|(\.[0-9]+))((e|E)(\-|\+)?[0-9]+)?) ((\-|\+)?(([0-9]+(\.[0-9]+)?)|(\.[0-9]+))((e|E)(\-|\+)?[0-9]+)?) ((\-|\+)?(([0-9]+(\.[0-9]+)?)|(\.[0-9]+))((e|E)(\-|\+)?[0-9]+)?)</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660FD00" w14:textId="5087B917" w:rsidR="005F2216" w:rsidRPr="005F2216" w:rsidDel="00015253" w:rsidRDefault="005F2216" w:rsidP="005F2216">
      <w:pPr>
        <w:autoSpaceDE w:val="0"/>
        <w:autoSpaceDN w:val="0"/>
        <w:adjustRightInd w:val="0"/>
        <w:spacing w:after="0" w:line="240" w:lineRule="auto"/>
        <w:rPr>
          <w:del w:id="2874" w:author="Author"/>
          <w:rFonts w:ascii="Consolas" w:eastAsiaTheme="minorHAnsi" w:hAnsi="Consolas" w:cs="Consolas"/>
          <w:color w:val="000000"/>
          <w:sz w:val="19"/>
          <w:szCs w:val="19"/>
        </w:rPr>
      </w:pPr>
      <w:del w:id="287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01D6EA68" w14:textId="1431765A" w:rsidR="005F2216" w:rsidRPr="005F2216" w:rsidDel="00015253" w:rsidRDefault="005F2216" w:rsidP="005F2216">
      <w:pPr>
        <w:autoSpaceDE w:val="0"/>
        <w:autoSpaceDN w:val="0"/>
        <w:adjustRightInd w:val="0"/>
        <w:spacing w:after="0" w:line="240" w:lineRule="auto"/>
        <w:rPr>
          <w:del w:id="2876" w:author="Author"/>
          <w:rFonts w:ascii="Consolas" w:eastAsiaTheme="minorHAnsi" w:hAnsi="Consolas" w:cs="Consolas"/>
          <w:color w:val="000000"/>
          <w:sz w:val="19"/>
          <w:szCs w:val="19"/>
        </w:rPr>
      </w:pPr>
      <w:del w:id="287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2CEB3F92" w14:textId="6347830B" w:rsidR="005F2216" w:rsidRPr="005F2216" w:rsidDel="00015253" w:rsidRDefault="005F2216" w:rsidP="005F2216">
      <w:pPr>
        <w:autoSpaceDE w:val="0"/>
        <w:autoSpaceDN w:val="0"/>
        <w:adjustRightInd w:val="0"/>
        <w:spacing w:after="0" w:line="240" w:lineRule="auto"/>
        <w:rPr>
          <w:del w:id="2878" w:author="Author"/>
          <w:rFonts w:ascii="Consolas" w:eastAsiaTheme="minorHAnsi" w:hAnsi="Consolas" w:cs="Consolas"/>
          <w:color w:val="000000"/>
          <w:sz w:val="19"/>
          <w:szCs w:val="19"/>
        </w:rPr>
      </w:pPr>
      <w:del w:id="287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7F288D3" w14:textId="3EAD83DB" w:rsidR="005F2216" w:rsidRPr="005F2216" w:rsidDel="00015253" w:rsidRDefault="005F2216" w:rsidP="005F2216">
      <w:pPr>
        <w:autoSpaceDE w:val="0"/>
        <w:autoSpaceDN w:val="0"/>
        <w:adjustRightInd w:val="0"/>
        <w:spacing w:after="0" w:line="240" w:lineRule="auto"/>
        <w:rPr>
          <w:del w:id="2880" w:author="Author"/>
          <w:rFonts w:ascii="Consolas" w:eastAsiaTheme="minorHAnsi" w:hAnsi="Consolas" w:cs="Consolas"/>
          <w:color w:val="000000"/>
          <w:sz w:val="19"/>
          <w:szCs w:val="19"/>
        </w:rPr>
      </w:pPr>
      <w:del w:id="288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xs:double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E77EDC2" w14:textId="48AAB857" w:rsidR="005F2216" w:rsidRPr="005F2216" w:rsidDel="00015253" w:rsidRDefault="005F2216" w:rsidP="005F2216">
      <w:pPr>
        <w:autoSpaceDE w:val="0"/>
        <w:autoSpaceDN w:val="0"/>
        <w:adjustRightInd w:val="0"/>
        <w:spacing w:after="0" w:line="240" w:lineRule="auto"/>
        <w:rPr>
          <w:del w:id="2882" w:author="Author"/>
          <w:rFonts w:ascii="Consolas" w:eastAsiaTheme="minorHAnsi" w:hAnsi="Consolas" w:cs="Consolas"/>
          <w:color w:val="000000"/>
          <w:sz w:val="19"/>
          <w:szCs w:val="19"/>
        </w:rPr>
      </w:pPr>
      <w:del w:id="288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xs:whiteSpace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collapse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9E8DC8E" w14:textId="467CD929" w:rsidR="005F2216" w:rsidRPr="005F2216" w:rsidDel="00015253" w:rsidRDefault="005F2216" w:rsidP="005F2216">
      <w:pPr>
        <w:autoSpaceDE w:val="0"/>
        <w:autoSpaceDN w:val="0"/>
        <w:adjustRightInd w:val="0"/>
        <w:spacing w:after="0" w:line="240" w:lineRule="auto"/>
        <w:rPr>
          <w:del w:id="2884" w:author="Author"/>
          <w:rFonts w:ascii="Consolas" w:eastAsiaTheme="minorHAnsi" w:hAnsi="Consolas" w:cs="Consolas"/>
          <w:color w:val="000000"/>
          <w:sz w:val="19"/>
          <w:szCs w:val="19"/>
        </w:rPr>
      </w:pPr>
      <w:del w:id="288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xs:pattern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((\-|\+)?(([0-9]+(\.[0-9]+)?)|(\.[0-9]+))((e|E)(\-|\+)?[0-9]+)?)</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5620C73" w14:textId="3513BB11" w:rsidR="005F2216" w:rsidRPr="005F2216" w:rsidDel="00015253" w:rsidRDefault="005F2216" w:rsidP="005F2216">
      <w:pPr>
        <w:autoSpaceDE w:val="0"/>
        <w:autoSpaceDN w:val="0"/>
        <w:adjustRightInd w:val="0"/>
        <w:spacing w:after="0" w:line="240" w:lineRule="auto"/>
        <w:rPr>
          <w:del w:id="2886" w:author="Author"/>
          <w:rFonts w:ascii="Consolas" w:eastAsiaTheme="minorHAnsi" w:hAnsi="Consolas" w:cs="Consolas"/>
          <w:color w:val="000000"/>
          <w:sz w:val="19"/>
          <w:szCs w:val="19"/>
        </w:rPr>
      </w:pPr>
      <w:del w:id="288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7D8481F3" w14:textId="28697AFC" w:rsidR="005F2216" w:rsidRPr="005F2216" w:rsidDel="00015253" w:rsidRDefault="005F2216" w:rsidP="005F2216">
      <w:pPr>
        <w:autoSpaceDE w:val="0"/>
        <w:autoSpaceDN w:val="0"/>
        <w:adjustRightInd w:val="0"/>
        <w:spacing w:after="0" w:line="240" w:lineRule="auto"/>
        <w:rPr>
          <w:del w:id="2888" w:author="Author"/>
          <w:rFonts w:ascii="Consolas" w:eastAsiaTheme="minorHAnsi" w:hAnsi="Consolas" w:cs="Consolas"/>
          <w:color w:val="000000"/>
          <w:sz w:val="19"/>
          <w:szCs w:val="19"/>
        </w:rPr>
      </w:pPr>
      <w:del w:id="288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5F7A2FE0" w14:textId="77C5874D" w:rsidR="005F2216" w:rsidRPr="005F2216" w:rsidDel="00015253" w:rsidRDefault="005F2216" w:rsidP="005F2216">
      <w:pPr>
        <w:autoSpaceDE w:val="0"/>
        <w:autoSpaceDN w:val="0"/>
        <w:adjustRightInd w:val="0"/>
        <w:spacing w:after="0" w:line="240" w:lineRule="auto"/>
        <w:rPr>
          <w:del w:id="2890" w:author="Author"/>
          <w:rFonts w:ascii="Consolas" w:eastAsiaTheme="minorHAnsi" w:hAnsi="Consolas" w:cs="Consolas"/>
          <w:color w:val="000000"/>
          <w:sz w:val="19"/>
          <w:szCs w:val="19"/>
        </w:rPr>
      </w:pPr>
      <w:del w:id="289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D8B9417" w14:textId="2211835B" w:rsidR="005F2216" w:rsidRPr="005F2216" w:rsidDel="00015253" w:rsidRDefault="005F2216" w:rsidP="005F2216">
      <w:pPr>
        <w:autoSpaceDE w:val="0"/>
        <w:autoSpaceDN w:val="0"/>
        <w:adjustRightInd w:val="0"/>
        <w:spacing w:after="0" w:line="240" w:lineRule="auto"/>
        <w:rPr>
          <w:del w:id="2892" w:author="Author"/>
          <w:rFonts w:ascii="Consolas" w:eastAsiaTheme="minorHAnsi" w:hAnsi="Consolas" w:cs="Consolas"/>
          <w:color w:val="000000"/>
          <w:sz w:val="19"/>
          <w:szCs w:val="19"/>
        </w:rPr>
      </w:pPr>
      <w:del w:id="289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xs:positiveInteger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EBD2FE4" w14:textId="5A1A5774" w:rsidR="005F2216" w:rsidRPr="005F2216" w:rsidDel="00015253" w:rsidRDefault="005F2216" w:rsidP="005F2216">
      <w:pPr>
        <w:autoSpaceDE w:val="0"/>
        <w:autoSpaceDN w:val="0"/>
        <w:adjustRightInd w:val="0"/>
        <w:spacing w:after="0" w:line="240" w:lineRule="auto"/>
        <w:rPr>
          <w:del w:id="2894" w:author="Author"/>
          <w:rFonts w:ascii="Consolas" w:eastAsiaTheme="minorHAnsi" w:hAnsi="Consolas" w:cs="Consolas"/>
          <w:color w:val="000000"/>
          <w:sz w:val="19"/>
          <w:szCs w:val="19"/>
        </w:rPr>
      </w:pPr>
      <w:del w:id="289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xs:maxExclusive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2147483648</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AE30948" w14:textId="529A978D" w:rsidR="005F2216" w:rsidRPr="005F2216" w:rsidDel="00015253" w:rsidRDefault="005F2216" w:rsidP="005F2216">
      <w:pPr>
        <w:autoSpaceDE w:val="0"/>
        <w:autoSpaceDN w:val="0"/>
        <w:adjustRightInd w:val="0"/>
        <w:spacing w:after="0" w:line="240" w:lineRule="auto"/>
        <w:rPr>
          <w:del w:id="2896" w:author="Author"/>
          <w:rFonts w:ascii="Consolas" w:eastAsiaTheme="minorHAnsi" w:hAnsi="Consolas" w:cs="Consolas"/>
          <w:color w:val="000000"/>
          <w:sz w:val="19"/>
          <w:szCs w:val="19"/>
        </w:rPr>
      </w:pPr>
      <w:del w:id="289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52E7E59F" w14:textId="06615F77" w:rsidR="005F2216" w:rsidRPr="005F2216" w:rsidDel="00015253" w:rsidRDefault="005F2216" w:rsidP="005F2216">
      <w:pPr>
        <w:autoSpaceDE w:val="0"/>
        <w:autoSpaceDN w:val="0"/>
        <w:adjustRightInd w:val="0"/>
        <w:spacing w:after="0" w:line="240" w:lineRule="auto"/>
        <w:rPr>
          <w:del w:id="2898" w:author="Author"/>
          <w:rFonts w:ascii="Consolas" w:eastAsiaTheme="minorHAnsi" w:hAnsi="Consolas" w:cs="Consolas"/>
          <w:color w:val="000000"/>
          <w:sz w:val="19"/>
          <w:szCs w:val="19"/>
        </w:rPr>
      </w:pPr>
      <w:del w:id="289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2560F621" w14:textId="5A17382F" w:rsidR="005F2216" w:rsidRPr="005F2216" w:rsidDel="00015253" w:rsidRDefault="005F2216" w:rsidP="005F2216">
      <w:pPr>
        <w:autoSpaceDE w:val="0"/>
        <w:autoSpaceDN w:val="0"/>
        <w:adjustRightInd w:val="0"/>
        <w:spacing w:after="0" w:line="240" w:lineRule="auto"/>
        <w:rPr>
          <w:del w:id="2900" w:author="Author"/>
          <w:rFonts w:ascii="Consolas" w:eastAsiaTheme="minorHAnsi" w:hAnsi="Consolas" w:cs="Consolas"/>
          <w:color w:val="000000"/>
          <w:sz w:val="19"/>
          <w:szCs w:val="19"/>
        </w:rPr>
      </w:pPr>
      <w:del w:id="290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3CF2303" w14:textId="61473A82" w:rsidR="005F2216" w:rsidRPr="005F2216" w:rsidDel="00015253" w:rsidRDefault="005F2216" w:rsidP="005F2216">
      <w:pPr>
        <w:autoSpaceDE w:val="0"/>
        <w:autoSpaceDN w:val="0"/>
        <w:adjustRightInd w:val="0"/>
        <w:spacing w:after="0" w:line="240" w:lineRule="auto"/>
        <w:rPr>
          <w:del w:id="2902" w:author="Author"/>
          <w:rFonts w:ascii="Consolas" w:eastAsiaTheme="minorHAnsi" w:hAnsi="Consolas" w:cs="Consolas"/>
          <w:color w:val="000000"/>
          <w:sz w:val="19"/>
          <w:szCs w:val="19"/>
        </w:rPr>
      </w:pPr>
      <w:del w:id="290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xs:nonNegativeInteger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C7EE776" w14:textId="7FAD366E" w:rsidR="005F2216" w:rsidRPr="005F2216" w:rsidDel="00015253" w:rsidRDefault="005F2216" w:rsidP="005F2216">
      <w:pPr>
        <w:autoSpaceDE w:val="0"/>
        <w:autoSpaceDN w:val="0"/>
        <w:adjustRightInd w:val="0"/>
        <w:spacing w:after="0" w:line="240" w:lineRule="auto"/>
        <w:rPr>
          <w:del w:id="2904" w:author="Author"/>
          <w:rFonts w:ascii="Consolas" w:eastAsiaTheme="minorHAnsi" w:hAnsi="Consolas" w:cs="Consolas"/>
          <w:color w:val="000000"/>
          <w:sz w:val="19"/>
          <w:szCs w:val="19"/>
        </w:rPr>
      </w:pPr>
      <w:del w:id="290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xs:maxExclusive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2147483648</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B824446" w14:textId="08654C84" w:rsidR="005F2216" w:rsidRPr="005F2216" w:rsidDel="00015253" w:rsidRDefault="005F2216" w:rsidP="005F2216">
      <w:pPr>
        <w:autoSpaceDE w:val="0"/>
        <w:autoSpaceDN w:val="0"/>
        <w:adjustRightInd w:val="0"/>
        <w:spacing w:after="0" w:line="240" w:lineRule="auto"/>
        <w:rPr>
          <w:del w:id="2906" w:author="Author"/>
          <w:rFonts w:ascii="Consolas" w:eastAsiaTheme="minorHAnsi" w:hAnsi="Consolas" w:cs="Consolas"/>
          <w:color w:val="000000"/>
          <w:sz w:val="19"/>
          <w:szCs w:val="19"/>
        </w:rPr>
      </w:pPr>
      <w:del w:id="290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4F822A4A" w14:textId="5906219D" w:rsidR="005F2216" w:rsidRPr="005F2216" w:rsidDel="00015253" w:rsidRDefault="005F2216" w:rsidP="005F2216">
      <w:pPr>
        <w:autoSpaceDE w:val="0"/>
        <w:autoSpaceDN w:val="0"/>
        <w:adjustRightInd w:val="0"/>
        <w:spacing w:after="0" w:line="240" w:lineRule="auto"/>
        <w:rPr>
          <w:del w:id="2908" w:author="Author"/>
          <w:rFonts w:ascii="Consolas" w:eastAsiaTheme="minorHAnsi" w:hAnsi="Consolas" w:cs="Consolas"/>
          <w:color w:val="000000"/>
          <w:sz w:val="19"/>
          <w:szCs w:val="19"/>
        </w:rPr>
      </w:pPr>
      <w:del w:id="290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4F9D3246" w14:textId="2C1E2372" w:rsidR="005F2216" w:rsidRPr="005F2216" w:rsidDel="00015253" w:rsidRDefault="005F2216" w:rsidP="005F2216">
      <w:pPr>
        <w:autoSpaceDE w:val="0"/>
        <w:autoSpaceDN w:val="0"/>
        <w:adjustRightInd w:val="0"/>
        <w:spacing w:after="0" w:line="240" w:lineRule="auto"/>
        <w:rPr>
          <w:del w:id="2910" w:author="Author"/>
          <w:rFonts w:ascii="Consolas" w:eastAsiaTheme="minorHAnsi" w:hAnsi="Consolas" w:cs="Consolas"/>
          <w:color w:val="000000"/>
          <w:sz w:val="19"/>
          <w:szCs w:val="19"/>
        </w:rPr>
      </w:pPr>
      <w:del w:id="291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ST_ObjectType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C9E75A7" w14:textId="268EFE4F" w:rsidR="005F2216" w:rsidRPr="005F2216" w:rsidDel="00015253" w:rsidRDefault="005F2216" w:rsidP="005F2216">
      <w:pPr>
        <w:autoSpaceDE w:val="0"/>
        <w:autoSpaceDN w:val="0"/>
        <w:adjustRightInd w:val="0"/>
        <w:spacing w:after="0" w:line="240" w:lineRule="auto"/>
        <w:rPr>
          <w:del w:id="2912" w:author="Author"/>
          <w:rFonts w:ascii="Consolas" w:eastAsiaTheme="minorHAnsi" w:hAnsi="Consolas" w:cs="Consolas"/>
          <w:color w:val="000000"/>
          <w:sz w:val="19"/>
          <w:szCs w:val="19"/>
        </w:rPr>
      </w:pPr>
      <w:del w:id="291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61479C9" w14:textId="314DFB87" w:rsidR="005F2216" w:rsidRPr="005F2216" w:rsidDel="00015253" w:rsidRDefault="005F2216" w:rsidP="005F2216">
      <w:pPr>
        <w:autoSpaceDE w:val="0"/>
        <w:autoSpaceDN w:val="0"/>
        <w:adjustRightInd w:val="0"/>
        <w:spacing w:after="0" w:line="240" w:lineRule="auto"/>
        <w:rPr>
          <w:del w:id="2914" w:author="Author"/>
          <w:rFonts w:ascii="Consolas" w:eastAsiaTheme="minorHAnsi" w:hAnsi="Consolas" w:cs="Consolas"/>
          <w:color w:val="000000"/>
          <w:sz w:val="19"/>
          <w:szCs w:val="19"/>
        </w:rPr>
      </w:pPr>
      <w:del w:id="291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A90E000" w14:textId="7E642D7C" w:rsidR="005F2216" w:rsidRPr="005F2216" w:rsidDel="00015253" w:rsidRDefault="005F2216" w:rsidP="005F2216">
      <w:pPr>
        <w:autoSpaceDE w:val="0"/>
        <w:autoSpaceDN w:val="0"/>
        <w:adjustRightInd w:val="0"/>
        <w:spacing w:after="0" w:line="240" w:lineRule="auto"/>
        <w:rPr>
          <w:del w:id="2916" w:author="Author"/>
          <w:rFonts w:ascii="Consolas" w:eastAsiaTheme="minorHAnsi" w:hAnsi="Consolas" w:cs="Consolas"/>
          <w:color w:val="000000"/>
          <w:sz w:val="19"/>
          <w:szCs w:val="19"/>
        </w:rPr>
      </w:pPr>
      <w:del w:id="291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solidsupport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2EE1A85" w14:textId="7F674C2E" w:rsidR="005F2216" w:rsidRPr="005F2216" w:rsidDel="00015253" w:rsidRDefault="005F2216" w:rsidP="005F2216">
      <w:pPr>
        <w:autoSpaceDE w:val="0"/>
        <w:autoSpaceDN w:val="0"/>
        <w:adjustRightInd w:val="0"/>
        <w:spacing w:after="0" w:line="240" w:lineRule="auto"/>
        <w:rPr>
          <w:del w:id="2918" w:author="Author"/>
          <w:rFonts w:ascii="Consolas" w:eastAsiaTheme="minorHAnsi" w:hAnsi="Consolas" w:cs="Consolas"/>
          <w:color w:val="000000"/>
          <w:sz w:val="19"/>
          <w:szCs w:val="19"/>
        </w:rPr>
      </w:pPr>
      <w:del w:id="291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support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37C34D6" w14:textId="3B2D1F69" w:rsidR="005F2216" w:rsidRPr="005F2216" w:rsidDel="00015253" w:rsidRDefault="005F2216" w:rsidP="005F2216">
      <w:pPr>
        <w:autoSpaceDE w:val="0"/>
        <w:autoSpaceDN w:val="0"/>
        <w:adjustRightInd w:val="0"/>
        <w:spacing w:after="0" w:line="240" w:lineRule="auto"/>
        <w:rPr>
          <w:del w:id="2920" w:author="Author"/>
          <w:rFonts w:ascii="Consolas" w:eastAsiaTheme="minorHAnsi" w:hAnsi="Consolas" w:cs="Consolas"/>
          <w:color w:val="000000"/>
          <w:sz w:val="19"/>
          <w:szCs w:val="19"/>
        </w:rPr>
      </w:pPr>
      <w:del w:id="2921" w:author="Author">
        <w:r w:rsidRPr="005F2216" w:rsidDel="00015253">
          <w:rPr>
            <w:rFonts w:ascii="Consolas" w:eastAsiaTheme="minorHAnsi" w:hAnsi="Consolas" w:cs="Consolas"/>
            <w:color w:val="0000FF"/>
            <w:sz w:val="19"/>
            <w:szCs w:val="19"/>
          </w:rPr>
          <w:lastRenderedPageBreak/>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surface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F03CB63" w14:textId="44C9EB61" w:rsidR="005F2216" w:rsidRPr="005F2216" w:rsidDel="00015253" w:rsidRDefault="005F2216" w:rsidP="005F2216">
      <w:pPr>
        <w:autoSpaceDE w:val="0"/>
        <w:autoSpaceDN w:val="0"/>
        <w:adjustRightInd w:val="0"/>
        <w:spacing w:after="0" w:line="240" w:lineRule="auto"/>
        <w:rPr>
          <w:del w:id="2922" w:author="Author"/>
          <w:rFonts w:ascii="Consolas" w:eastAsiaTheme="minorHAnsi" w:hAnsi="Consolas" w:cs="Consolas"/>
          <w:color w:val="000000"/>
          <w:sz w:val="19"/>
          <w:szCs w:val="19"/>
        </w:rPr>
      </w:pPr>
      <w:del w:id="292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F9E600C" w14:textId="21BF3641" w:rsidR="005F2216" w:rsidRPr="005F2216" w:rsidDel="00015253" w:rsidRDefault="005F2216" w:rsidP="005F2216">
      <w:pPr>
        <w:autoSpaceDE w:val="0"/>
        <w:autoSpaceDN w:val="0"/>
        <w:adjustRightInd w:val="0"/>
        <w:spacing w:after="0" w:line="240" w:lineRule="auto"/>
        <w:rPr>
          <w:del w:id="2924" w:author="Author"/>
          <w:rFonts w:ascii="Consolas" w:eastAsiaTheme="minorHAnsi" w:hAnsi="Consolas" w:cs="Consolas"/>
          <w:color w:val="000000"/>
          <w:sz w:val="19"/>
          <w:szCs w:val="19"/>
        </w:rPr>
      </w:pPr>
      <w:del w:id="292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19D75FFD" w14:textId="40E16C6A" w:rsidR="005F2216" w:rsidRPr="005F2216" w:rsidDel="00015253" w:rsidRDefault="005F2216" w:rsidP="005F2216">
      <w:pPr>
        <w:autoSpaceDE w:val="0"/>
        <w:autoSpaceDN w:val="0"/>
        <w:adjustRightInd w:val="0"/>
        <w:spacing w:after="0" w:line="240" w:lineRule="auto"/>
        <w:rPr>
          <w:del w:id="2926" w:author="Author"/>
          <w:rFonts w:ascii="Consolas" w:eastAsiaTheme="minorHAnsi" w:hAnsi="Consolas" w:cs="Consolas"/>
          <w:color w:val="000000"/>
          <w:sz w:val="19"/>
          <w:szCs w:val="19"/>
        </w:rPr>
      </w:pPr>
      <w:del w:id="292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768A2627" w14:textId="427F0B7F" w:rsidR="005F2216" w:rsidRPr="005F2216" w:rsidDel="00015253" w:rsidRDefault="005F2216" w:rsidP="005F2216">
      <w:pPr>
        <w:autoSpaceDE w:val="0"/>
        <w:autoSpaceDN w:val="0"/>
        <w:adjustRightInd w:val="0"/>
        <w:spacing w:after="0" w:line="240" w:lineRule="auto"/>
        <w:rPr>
          <w:del w:id="2928" w:author="Author"/>
          <w:rFonts w:ascii="Consolas" w:eastAsiaTheme="minorHAnsi" w:hAnsi="Consolas" w:cs="Consolas"/>
          <w:color w:val="000000"/>
          <w:sz w:val="19"/>
          <w:szCs w:val="19"/>
        </w:rPr>
      </w:pPr>
      <w:del w:id="292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008000"/>
            <w:sz w:val="19"/>
            <w:szCs w:val="19"/>
          </w:rPr>
          <w:delText xml:space="preserve"> Elements </w:delText>
        </w:r>
        <w:r w:rsidRPr="005F2216" w:rsidDel="00015253">
          <w:rPr>
            <w:rFonts w:ascii="Consolas" w:eastAsiaTheme="minorHAnsi" w:hAnsi="Consolas" w:cs="Consolas"/>
            <w:color w:val="0000FF"/>
            <w:sz w:val="19"/>
            <w:szCs w:val="19"/>
          </w:rPr>
          <w:delText>--&gt;</w:delText>
        </w:r>
      </w:del>
    </w:p>
    <w:p w14:paraId="2CE69DAE" w14:textId="4B00A15E" w:rsidR="005F2216" w:rsidRPr="005F2216" w:rsidDel="00015253" w:rsidRDefault="005F2216" w:rsidP="005F2216">
      <w:pPr>
        <w:autoSpaceDE w:val="0"/>
        <w:autoSpaceDN w:val="0"/>
        <w:adjustRightInd w:val="0"/>
        <w:spacing w:after="0" w:line="240" w:lineRule="auto"/>
        <w:rPr>
          <w:del w:id="2930" w:author="Author"/>
          <w:rFonts w:ascii="Consolas" w:eastAsiaTheme="minorHAnsi" w:hAnsi="Consolas" w:cs="Consolas"/>
          <w:color w:val="000000"/>
          <w:sz w:val="19"/>
          <w:szCs w:val="19"/>
        </w:rPr>
      </w:pPr>
      <w:del w:id="293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63BEB43" w14:textId="0CAA9379" w:rsidR="005F2216" w:rsidRPr="005F2216" w:rsidDel="00015253" w:rsidRDefault="005F2216" w:rsidP="005F2216">
      <w:pPr>
        <w:autoSpaceDE w:val="0"/>
        <w:autoSpaceDN w:val="0"/>
        <w:adjustRightInd w:val="0"/>
        <w:spacing w:after="0" w:line="240" w:lineRule="auto"/>
        <w:rPr>
          <w:del w:id="2932" w:author="Author"/>
          <w:rFonts w:ascii="Consolas" w:eastAsiaTheme="minorHAnsi" w:hAnsi="Consolas" w:cs="Consolas"/>
          <w:color w:val="000000"/>
          <w:sz w:val="19"/>
          <w:szCs w:val="19"/>
        </w:rPr>
      </w:pPr>
      <w:del w:id="293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3BD3504" w14:textId="5A03A944" w:rsidR="005F2216" w:rsidRPr="005F2216" w:rsidDel="00015253" w:rsidRDefault="005F2216" w:rsidP="005F2216">
      <w:pPr>
        <w:autoSpaceDE w:val="0"/>
        <w:autoSpaceDN w:val="0"/>
        <w:adjustRightInd w:val="0"/>
        <w:spacing w:after="0" w:line="240" w:lineRule="auto"/>
        <w:rPr>
          <w:del w:id="2934" w:author="Author"/>
          <w:rFonts w:ascii="Consolas" w:eastAsiaTheme="minorHAnsi" w:hAnsi="Consolas" w:cs="Consolas"/>
          <w:color w:val="000000"/>
          <w:sz w:val="19"/>
          <w:szCs w:val="19"/>
        </w:rPr>
      </w:pPr>
      <w:del w:id="293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resources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CT_Resources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CA7C5D3" w14:textId="5368FC8C" w:rsidR="005F2216" w:rsidRPr="005F2216" w:rsidDel="00015253" w:rsidRDefault="005F2216" w:rsidP="005F2216">
      <w:pPr>
        <w:autoSpaceDE w:val="0"/>
        <w:autoSpaceDN w:val="0"/>
        <w:adjustRightInd w:val="0"/>
        <w:spacing w:after="0" w:line="240" w:lineRule="auto"/>
        <w:rPr>
          <w:del w:id="2936" w:author="Author"/>
          <w:rFonts w:ascii="Consolas" w:eastAsiaTheme="minorHAnsi" w:hAnsi="Consolas" w:cs="Consolas"/>
          <w:color w:val="000000"/>
          <w:sz w:val="19"/>
          <w:szCs w:val="19"/>
        </w:rPr>
      </w:pPr>
      <w:del w:id="293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build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CT_Build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B5D14A7" w14:textId="12F5C8CD" w:rsidR="005F2216" w:rsidRPr="005F2216" w:rsidDel="00015253" w:rsidRDefault="005F2216" w:rsidP="005F2216">
      <w:pPr>
        <w:autoSpaceDE w:val="0"/>
        <w:autoSpaceDN w:val="0"/>
        <w:adjustRightInd w:val="0"/>
        <w:spacing w:after="0" w:line="240" w:lineRule="auto"/>
        <w:rPr>
          <w:del w:id="2938" w:author="Author"/>
          <w:rFonts w:ascii="Consolas" w:eastAsiaTheme="minorHAnsi" w:hAnsi="Consolas" w:cs="Consolas"/>
          <w:color w:val="000000"/>
          <w:sz w:val="19"/>
          <w:szCs w:val="19"/>
        </w:rPr>
      </w:pPr>
      <w:del w:id="293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basematerials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CT_BaseMaterials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CEE452D" w14:textId="59CCF214" w:rsidR="005F2216" w:rsidRPr="005F2216" w:rsidDel="00015253" w:rsidRDefault="005F2216" w:rsidP="005F2216">
      <w:pPr>
        <w:autoSpaceDE w:val="0"/>
        <w:autoSpaceDN w:val="0"/>
        <w:adjustRightInd w:val="0"/>
        <w:spacing w:after="0" w:line="240" w:lineRule="auto"/>
        <w:rPr>
          <w:del w:id="2940" w:author="Author"/>
          <w:rFonts w:ascii="Consolas" w:eastAsiaTheme="minorHAnsi" w:hAnsi="Consolas" w:cs="Consolas"/>
          <w:color w:val="000000"/>
          <w:sz w:val="19"/>
          <w:szCs w:val="19"/>
        </w:rPr>
      </w:pPr>
      <w:del w:id="294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base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CT_Base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BE0A897" w14:textId="318B1666" w:rsidR="005F2216" w:rsidRPr="005F2216" w:rsidDel="00015253" w:rsidRDefault="005F2216" w:rsidP="005F2216">
      <w:pPr>
        <w:autoSpaceDE w:val="0"/>
        <w:autoSpaceDN w:val="0"/>
        <w:adjustRightInd w:val="0"/>
        <w:spacing w:after="0" w:line="240" w:lineRule="auto"/>
        <w:rPr>
          <w:del w:id="2942" w:author="Author"/>
          <w:rFonts w:ascii="Consolas" w:eastAsiaTheme="minorHAnsi" w:hAnsi="Consolas" w:cs="Consolas"/>
          <w:color w:val="000000"/>
          <w:sz w:val="19"/>
          <w:szCs w:val="19"/>
        </w:rPr>
      </w:pPr>
      <w:del w:id="294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object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CT_Object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4B06926" w14:textId="0097D4F7" w:rsidR="005F2216" w:rsidRPr="005F2216" w:rsidDel="00015253" w:rsidRDefault="005F2216" w:rsidP="005F2216">
      <w:pPr>
        <w:autoSpaceDE w:val="0"/>
        <w:autoSpaceDN w:val="0"/>
        <w:adjustRightInd w:val="0"/>
        <w:spacing w:after="0" w:line="240" w:lineRule="auto"/>
        <w:rPr>
          <w:del w:id="2944" w:author="Author"/>
          <w:rFonts w:ascii="Consolas" w:eastAsiaTheme="minorHAnsi" w:hAnsi="Consolas" w:cs="Consolas"/>
          <w:color w:val="000000"/>
          <w:sz w:val="19"/>
          <w:szCs w:val="19"/>
        </w:rPr>
      </w:pPr>
      <w:del w:id="294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mesh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CT_Mesh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EBE846F" w14:textId="5684907D" w:rsidR="005F2216" w:rsidRPr="005F2216" w:rsidDel="00015253" w:rsidRDefault="005F2216" w:rsidP="005F2216">
      <w:pPr>
        <w:autoSpaceDE w:val="0"/>
        <w:autoSpaceDN w:val="0"/>
        <w:adjustRightInd w:val="0"/>
        <w:spacing w:after="0" w:line="240" w:lineRule="auto"/>
        <w:rPr>
          <w:del w:id="2946" w:author="Author"/>
          <w:rFonts w:ascii="Consolas" w:eastAsiaTheme="minorHAnsi" w:hAnsi="Consolas" w:cs="Consolas"/>
          <w:color w:val="000000"/>
          <w:sz w:val="19"/>
          <w:szCs w:val="19"/>
        </w:rPr>
      </w:pPr>
      <w:del w:id="294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vertices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CT_Vertices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DEB87E9" w14:textId="38C47374" w:rsidR="005F2216" w:rsidRPr="005F2216" w:rsidDel="00015253" w:rsidRDefault="005F2216" w:rsidP="005F2216">
      <w:pPr>
        <w:autoSpaceDE w:val="0"/>
        <w:autoSpaceDN w:val="0"/>
        <w:adjustRightInd w:val="0"/>
        <w:spacing w:after="0" w:line="240" w:lineRule="auto"/>
        <w:rPr>
          <w:del w:id="2948" w:author="Author"/>
          <w:rFonts w:ascii="Consolas" w:eastAsiaTheme="minorHAnsi" w:hAnsi="Consolas" w:cs="Consolas"/>
          <w:color w:val="000000"/>
          <w:sz w:val="19"/>
          <w:szCs w:val="19"/>
        </w:rPr>
      </w:pPr>
      <w:del w:id="294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vertex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CT_Vertex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FCA03EF" w14:textId="10E7230E" w:rsidR="005F2216" w:rsidRPr="005F2216" w:rsidDel="00015253" w:rsidRDefault="005F2216" w:rsidP="005F2216">
      <w:pPr>
        <w:autoSpaceDE w:val="0"/>
        <w:autoSpaceDN w:val="0"/>
        <w:adjustRightInd w:val="0"/>
        <w:spacing w:after="0" w:line="240" w:lineRule="auto"/>
        <w:rPr>
          <w:del w:id="2950" w:author="Author"/>
          <w:rFonts w:ascii="Consolas" w:eastAsiaTheme="minorHAnsi" w:hAnsi="Consolas" w:cs="Consolas"/>
          <w:color w:val="000000"/>
          <w:sz w:val="19"/>
          <w:szCs w:val="19"/>
        </w:rPr>
      </w:pPr>
      <w:del w:id="295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triangles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CT_Triangles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405BF45" w14:textId="334E916A" w:rsidR="005F2216" w:rsidRPr="005F2216" w:rsidDel="00015253" w:rsidRDefault="005F2216" w:rsidP="005F2216">
      <w:pPr>
        <w:autoSpaceDE w:val="0"/>
        <w:autoSpaceDN w:val="0"/>
        <w:adjustRightInd w:val="0"/>
        <w:spacing w:after="0" w:line="240" w:lineRule="auto"/>
        <w:rPr>
          <w:del w:id="2952" w:author="Author"/>
          <w:rFonts w:ascii="Consolas" w:eastAsiaTheme="minorHAnsi" w:hAnsi="Consolas" w:cs="Consolas"/>
          <w:color w:val="000000"/>
          <w:sz w:val="19"/>
          <w:szCs w:val="19"/>
        </w:rPr>
      </w:pPr>
      <w:del w:id="295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triangle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CT_Triangle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B876C92" w14:textId="5C936C30" w:rsidR="005F2216" w:rsidRPr="005F2216" w:rsidDel="00015253" w:rsidRDefault="005F2216" w:rsidP="005F2216">
      <w:pPr>
        <w:autoSpaceDE w:val="0"/>
        <w:autoSpaceDN w:val="0"/>
        <w:adjustRightInd w:val="0"/>
        <w:spacing w:after="0" w:line="240" w:lineRule="auto"/>
        <w:rPr>
          <w:del w:id="2954" w:author="Author"/>
          <w:rFonts w:ascii="Consolas" w:eastAsiaTheme="minorHAnsi" w:hAnsi="Consolas" w:cs="Consolas"/>
          <w:color w:val="000000"/>
          <w:sz w:val="19"/>
          <w:szCs w:val="19"/>
        </w:rPr>
      </w:pPr>
      <w:del w:id="295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components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CT_Components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55CE0D9" w14:textId="41D114F3" w:rsidR="005F2216" w:rsidRPr="005F2216" w:rsidDel="00015253" w:rsidRDefault="005F2216" w:rsidP="005F2216">
      <w:pPr>
        <w:autoSpaceDE w:val="0"/>
        <w:autoSpaceDN w:val="0"/>
        <w:adjustRightInd w:val="0"/>
        <w:spacing w:after="0" w:line="240" w:lineRule="auto"/>
        <w:rPr>
          <w:del w:id="2956" w:author="Author"/>
          <w:rFonts w:ascii="Consolas" w:eastAsiaTheme="minorHAnsi" w:hAnsi="Consolas" w:cs="Consolas"/>
          <w:color w:val="000000"/>
          <w:sz w:val="19"/>
          <w:szCs w:val="19"/>
        </w:rPr>
      </w:pPr>
      <w:del w:id="295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component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CT_Component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72ACD6E" w14:textId="482A0079" w:rsidR="005F2216" w:rsidRPr="005F2216" w:rsidDel="00015253" w:rsidRDefault="005F2216" w:rsidP="005F2216">
      <w:pPr>
        <w:autoSpaceDE w:val="0"/>
        <w:autoSpaceDN w:val="0"/>
        <w:adjustRightInd w:val="0"/>
        <w:spacing w:after="0" w:line="240" w:lineRule="auto"/>
        <w:rPr>
          <w:del w:id="2958" w:author="Author"/>
          <w:rFonts w:ascii="Consolas" w:eastAsiaTheme="minorHAnsi" w:hAnsi="Consolas" w:cs="Consolas"/>
          <w:color w:val="000000"/>
          <w:sz w:val="19"/>
          <w:szCs w:val="19"/>
        </w:rPr>
      </w:pPr>
      <w:del w:id="295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017E4AD" w14:textId="0187F607" w:rsidR="005F2216" w:rsidRPr="005F2216" w:rsidDel="00015253" w:rsidRDefault="005F2216" w:rsidP="005F2216">
      <w:pPr>
        <w:autoSpaceDE w:val="0"/>
        <w:autoSpaceDN w:val="0"/>
        <w:adjustRightInd w:val="0"/>
        <w:spacing w:after="0" w:line="240" w:lineRule="auto"/>
        <w:rPr>
          <w:del w:id="2960" w:author="Author"/>
          <w:rFonts w:ascii="Consolas" w:eastAsiaTheme="minorHAnsi" w:hAnsi="Consolas" w:cs="Consolas"/>
          <w:color w:val="000000"/>
          <w:sz w:val="19"/>
          <w:szCs w:val="19"/>
        </w:rPr>
      </w:pPr>
      <w:del w:id="296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item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CT_Item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FACBA61" w14:textId="0DAC9FFE" w:rsidR="005F2216" w:rsidRPr="005F2216" w:rsidDel="00C573D6" w:rsidRDefault="005F2216" w:rsidP="005F2216">
      <w:pPr>
        <w:autoSpaceDE w:val="0"/>
        <w:autoSpaceDN w:val="0"/>
        <w:adjustRightInd w:val="0"/>
        <w:spacing w:after="0" w:line="240" w:lineRule="auto"/>
        <w:rPr>
          <w:del w:id="2962" w:author="Author"/>
          <w:rFonts w:ascii="Consolas" w:eastAsiaTheme="minorHAnsi" w:hAnsi="Consolas" w:cs="Consolas"/>
          <w:color w:val="000000"/>
          <w:sz w:val="19"/>
          <w:szCs w:val="19"/>
        </w:rPr>
      </w:pPr>
      <w:del w:id="2963" w:author="Author">
        <w:r w:rsidRPr="005F2216" w:rsidDel="00015253">
          <w:rPr>
            <w:rFonts w:ascii="Consolas" w:eastAsiaTheme="minorHAnsi" w:hAnsi="Consolas" w:cs="Consolas"/>
            <w:color w:val="0000FF"/>
            <w:sz w:val="19"/>
            <w:szCs w:val="19"/>
          </w:rPr>
          <w:delText>&lt;/</w:delText>
        </w:r>
        <w:r w:rsidRPr="005F2216" w:rsidDel="00015253">
          <w:rPr>
            <w:rFonts w:ascii="Consolas" w:eastAsiaTheme="minorHAnsi" w:hAnsi="Consolas" w:cs="Consolas"/>
            <w:color w:val="A31515"/>
            <w:sz w:val="19"/>
            <w:szCs w:val="19"/>
          </w:rPr>
          <w:delText>xs:schema</w:delText>
        </w:r>
        <w:r w:rsidRPr="005F2216" w:rsidDel="00015253">
          <w:rPr>
            <w:rFonts w:ascii="Consolas" w:eastAsiaTheme="minorHAnsi" w:hAnsi="Consolas" w:cs="Consolas"/>
            <w:color w:val="0000FF"/>
            <w:sz w:val="19"/>
            <w:szCs w:val="19"/>
          </w:rPr>
          <w:delText>&gt;</w:delText>
        </w:r>
      </w:del>
    </w:p>
    <w:p w14:paraId="4CAF69E6" w14:textId="1DC09C39" w:rsidR="00A30CBB" w:rsidRDefault="00A30CBB" w:rsidP="00A30CBB">
      <w:pPr>
        <w:pStyle w:val="Heading1"/>
        <w:numPr>
          <w:ilvl w:val="0"/>
          <w:numId w:val="0"/>
        </w:numPr>
      </w:pPr>
      <w:bookmarkStart w:id="2964" w:name="_Toc494964967"/>
      <w:r>
        <w:lastRenderedPageBreak/>
        <w:t>Appendix B.2. 3MF Metadata Example</w:t>
      </w:r>
      <w:bookmarkEnd w:id="2964"/>
    </w:p>
    <w:p w14:paraId="3EADCA8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UTF-8</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C4050B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model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unit</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millimeter</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xml:lang</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en-us</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http://schemas.microsoft.com/3dmanufacturing/material/2015/02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http://schemas.microsoft.com/3dmanufacturing/core/2015/02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xmlns:vendor1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http://www.vendorwwebsite.com/3mf/vendor13mfextension/2017/01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3A64B5D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Copyright</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Tahoma" w:eastAsiaTheme="minorHAnsi" w:hAnsi="Tahoma" w:cs="Tahoma"/>
          <w:color w:val="000000"/>
          <w:sz w:val="19"/>
          <w:szCs w:val="19"/>
        </w:rPr>
        <w:t>�</w:t>
      </w:r>
      <w:r>
        <w:rPr>
          <w:rFonts w:ascii="Consolas" w:eastAsiaTheme="minorHAnsi" w:hAnsi="Consolas" w:cs="Consolas"/>
          <w:color w:val="000000"/>
          <w:sz w:val="19"/>
          <w:szCs w:val="19"/>
        </w:rPr>
        <w:t xml:space="preserve"> Microsoft Corporation 2013</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44A02E7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Application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Microsoft 3D Builder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5023DB75"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LicenseTerms</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All rights reserved</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AA6E8E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Title</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Cube</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4040BD4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Designer</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Microsoft Corporation</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EA9455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CreationDate</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2013-10-07</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ED54B6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ChangeHistory</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2013-10-07 Initial model</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7BAAED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ModificationDate</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2014-03-27</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3FD27B0C"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Description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Cube</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8C7486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vendor1:CustomMetadata1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preserve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CE8A91FB-C44E-4F00-B634-BAA411465F6A</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6030CD5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resources</w:t>
      </w:r>
      <w:r>
        <w:rPr>
          <w:rFonts w:ascii="Consolas" w:eastAsiaTheme="minorHAnsi" w:hAnsi="Consolas" w:cs="Consolas"/>
          <w:color w:val="0000FF"/>
          <w:sz w:val="19"/>
          <w:szCs w:val="19"/>
        </w:rPr>
        <w:t>&gt;</w:t>
      </w:r>
    </w:p>
    <w:p w14:paraId="4B415D9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basematerials</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5B12AE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base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Green</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displaycolor</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#21BB4CFF</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8C8863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basematerials</w:t>
      </w:r>
      <w:r>
        <w:rPr>
          <w:rFonts w:ascii="Consolas" w:eastAsiaTheme="minorHAnsi" w:hAnsi="Consolas" w:cs="Consolas"/>
          <w:color w:val="0000FF"/>
          <w:sz w:val="19"/>
          <w:szCs w:val="19"/>
        </w:rPr>
        <w:t>&gt;</w:t>
      </w:r>
    </w:p>
    <w:p w14:paraId="5FD2983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model</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pindex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D266FD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metadatagroup</w:t>
      </w:r>
      <w:r>
        <w:rPr>
          <w:rFonts w:ascii="Consolas" w:eastAsiaTheme="minorHAnsi" w:hAnsi="Consolas" w:cs="Consolas"/>
          <w:color w:val="0000FF"/>
          <w:sz w:val="19"/>
          <w:szCs w:val="19"/>
        </w:rPr>
        <w:t xml:space="preserve">&gt;      </w:t>
      </w:r>
    </w:p>
    <w:p w14:paraId="369C65B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vendor1:CustomMetadata2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preserve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xs:string</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03DAE6E4-24FF-4B20-97A1-7487AB9C1CB0</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8F7E212"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65"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2966" w:author="Author">
            <w:rPr>
              <w:rFonts w:ascii="Consolas" w:eastAsiaTheme="minorHAnsi" w:hAnsi="Consolas" w:cs="Consolas"/>
              <w:color w:val="0000FF"/>
              <w:sz w:val="19"/>
              <w:szCs w:val="19"/>
            </w:rPr>
          </w:rPrChange>
        </w:rPr>
        <w:t>&lt;/</w:t>
      </w:r>
      <w:r w:rsidRPr="00A44387">
        <w:rPr>
          <w:rFonts w:ascii="Consolas" w:eastAsiaTheme="minorHAnsi" w:hAnsi="Consolas" w:cs="Consolas"/>
          <w:color w:val="A31515"/>
          <w:sz w:val="19"/>
          <w:szCs w:val="19"/>
          <w:lang w:val="es-ES"/>
          <w:rPrChange w:id="2967" w:author="Author">
            <w:rPr>
              <w:rFonts w:ascii="Consolas" w:eastAsiaTheme="minorHAnsi" w:hAnsi="Consolas" w:cs="Consolas"/>
              <w:color w:val="A31515"/>
              <w:sz w:val="19"/>
              <w:szCs w:val="19"/>
            </w:rPr>
          </w:rPrChange>
        </w:rPr>
        <w:t>metadatagroup</w:t>
      </w:r>
      <w:r w:rsidRPr="00A44387">
        <w:rPr>
          <w:rFonts w:ascii="Consolas" w:eastAsiaTheme="minorHAnsi" w:hAnsi="Consolas" w:cs="Consolas"/>
          <w:color w:val="0000FF"/>
          <w:sz w:val="19"/>
          <w:szCs w:val="19"/>
          <w:lang w:val="es-ES"/>
          <w:rPrChange w:id="2968" w:author="Author">
            <w:rPr>
              <w:rFonts w:ascii="Consolas" w:eastAsiaTheme="minorHAnsi" w:hAnsi="Consolas" w:cs="Consolas"/>
              <w:color w:val="0000FF"/>
              <w:sz w:val="19"/>
              <w:szCs w:val="19"/>
            </w:rPr>
          </w:rPrChange>
        </w:rPr>
        <w:t>&gt;</w:t>
      </w:r>
    </w:p>
    <w:p w14:paraId="48A8A148"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69"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2970"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2971" w:author="Author">
            <w:rPr>
              <w:rFonts w:ascii="Consolas" w:eastAsiaTheme="minorHAnsi" w:hAnsi="Consolas" w:cs="Consolas"/>
              <w:color w:val="A31515"/>
              <w:sz w:val="19"/>
              <w:szCs w:val="19"/>
            </w:rPr>
          </w:rPrChange>
        </w:rPr>
        <w:t>mesh</w:t>
      </w:r>
      <w:r w:rsidRPr="00A44387">
        <w:rPr>
          <w:rFonts w:ascii="Consolas" w:eastAsiaTheme="minorHAnsi" w:hAnsi="Consolas" w:cs="Consolas"/>
          <w:color w:val="0000FF"/>
          <w:sz w:val="19"/>
          <w:szCs w:val="19"/>
          <w:lang w:val="es-ES"/>
          <w:rPrChange w:id="2972" w:author="Author">
            <w:rPr>
              <w:rFonts w:ascii="Consolas" w:eastAsiaTheme="minorHAnsi" w:hAnsi="Consolas" w:cs="Consolas"/>
              <w:color w:val="0000FF"/>
              <w:sz w:val="19"/>
              <w:szCs w:val="19"/>
            </w:rPr>
          </w:rPrChange>
        </w:rPr>
        <w:t>&gt;</w:t>
      </w:r>
    </w:p>
    <w:p w14:paraId="084031B5"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73"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2974"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2975" w:author="Author">
            <w:rPr>
              <w:rFonts w:ascii="Consolas" w:eastAsiaTheme="minorHAnsi" w:hAnsi="Consolas" w:cs="Consolas"/>
              <w:color w:val="A31515"/>
              <w:sz w:val="19"/>
              <w:szCs w:val="19"/>
            </w:rPr>
          </w:rPrChange>
        </w:rPr>
        <w:t>vertices</w:t>
      </w:r>
      <w:r w:rsidRPr="00A44387">
        <w:rPr>
          <w:rFonts w:ascii="Consolas" w:eastAsiaTheme="minorHAnsi" w:hAnsi="Consolas" w:cs="Consolas"/>
          <w:color w:val="0000FF"/>
          <w:sz w:val="19"/>
          <w:szCs w:val="19"/>
          <w:lang w:val="es-ES"/>
          <w:rPrChange w:id="2976" w:author="Author">
            <w:rPr>
              <w:rFonts w:ascii="Consolas" w:eastAsiaTheme="minorHAnsi" w:hAnsi="Consolas" w:cs="Consolas"/>
              <w:color w:val="0000FF"/>
              <w:sz w:val="19"/>
              <w:szCs w:val="19"/>
            </w:rPr>
          </w:rPrChange>
        </w:rPr>
        <w:t>&gt;</w:t>
      </w:r>
    </w:p>
    <w:p w14:paraId="21BFAB79"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77"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2978"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2979"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298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2981"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298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298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84"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298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8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2987"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298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298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90" w:author="Author">
            <w:rPr>
              <w:rFonts w:ascii="Consolas" w:eastAsiaTheme="minorHAnsi" w:hAnsi="Consolas" w:cs="Consolas"/>
              <w:color w:val="0000FF"/>
              <w:sz w:val="19"/>
              <w:szCs w:val="19"/>
            </w:rPr>
          </w:rPrChange>
        </w:rPr>
        <w:t>42.998</w:t>
      </w:r>
      <w:r w:rsidRPr="00A44387">
        <w:rPr>
          <w:rFonts w:ascii="Consolas" w:eastAsiaTheme="minorHAnsi" w:hAnsi="Consolas" w:cs="Consolas"/>
          <w:color w:val="000000"/>
          <w:sz w:val="19"/>
          <w:szCs w:val="19"/>
          <w:lang w:val="es-ES"/>
          <w:rPrChange w:id="299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9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2993"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299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299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96"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299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98" w:author="Author">
            <w:rPr>
              <w:rFonts w:ascii="Consolas" w:eastAsiaTheme="minorHAnsi" w:hAnsi="Consolas" w:cs="Consolas"/>
              <w:color w:val="0000FF"/>
              <w:sz w:val="19"/>
              <w:szCs w:val="19"/>
            </w:rPr>
          </w:rPrChange>
        </w:rPr>
        <w:t xml:space="preserve"> /&gt;</w:t>
      </w:r>
    </w:p>
    <w:p w14:paraId="5121F5B5"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99"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00"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01"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0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03"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0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0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06"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0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0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09"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1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1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12" w:author="Author">
            <w:rPr>
              <w:rFonts w:ascii="Consolas" w:eastAsiaTheme="minorHAnsi" w:hAnsi="Consolas" w:cs="Consolas"/>
              <w:color w:val="0000FF"/>
              <w:sz w:val="19"/>
              <w:szCs w:val="19"/>
            </w:rPr>
          </w:rPrChange>
        </w:rPr>
        <w:t>42.998</w:t>
      </w:r>
      <w:r w:rsidRPr="00A44387">
        <w:rPr>
          <w:rFonts w:ascii="Consolas" w:eastAsiaTheme="minorHAnsi" w:hAnsi="Consolas" w:cs="Consolas"/>
          <w:color w:val="000000"/>
          <w:sz w:val="19"/>
          <w:szCs w:val="19"/>
          <w:lang w:val="es-ES"/>
          <w:rPrChange w:id="301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1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15"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01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1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18"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1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20" w:author="Author">
            <w:rPr>
              <w:rFonts w:ascii="Consolas" w:eastAsiaTheme="minorHAnsi" w:hAnsi="Consolas" w:cs="Consolas"/>
              <w:color w:val="0000FF"/>
              <w:sz w:val="19"/>
              <w:szCs w:val="19"/>
            </w:rPr>
          </w:rPrChange>
        </w:rPr>
        <w:t xml:space="preserve"> /&gt;</w:t>
      </w:r>
    </w:p>
    <w:p w14:paraId="1EDBF5CD"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21"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22"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23"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2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25"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2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2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28"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2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3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31"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3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3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34" w:author="Author">
            <w:rPr>
              <w:rFonts w:ascii="Consolas" w:eastAsiaTheme="minorHAnsi" w:hAnsi="Consolas" w:cs="Consolas"/>
              <w:color w:val="0000FF"/>
              <w:sz w:val="19"/>
              <w:szCs w:val="19"/>
            </w:rPr>
          </w:rPrChange>
        </w:rPr>
        <w:t>82.998</w:t>
      </w:r>
      <w:r w:rsidRPr="00A44387">
        <w:rPr>
          <w:rFonts w:ascii="Consolas" w:eastAsiaTheme="minorHAnsi" w:hAnsi="Consolas" w:cs="Consolas"/>
          <w:color w:val="000000"/>
          <w:sz w:val="19"/>
          <w:szCs w:val="19"/>
          <w:lang w:val="es-ES"/>
          <w:rPrChange w:id="303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3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37"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03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3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40"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4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42" w:author="Author">
            <w:rPr>
              <w:rFonts w:ascii="Consolas" w:eastAsiaTheme="minorHAnsi" w:hAnsi="Consolas" w:cs="Consolas"/>
              <w:color w:val="0000FF"/>
              <w:sz w:val="19"/>
              <w:szCs w:val="19"/>
            </w:rPr>
          </w:rPrChange>
        </w:rPr>
        <w:t xml:space="preserve"> /&gt;</w:t>
      </w:r>
    </w:p>
    <w:p w14:paraId="7771732A"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43"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44"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45"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4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47"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4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4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50"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5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5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53"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5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5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56" w:author="Author">
            <w:rPr>
              <w:rFonts w:ascii="Consolas" w:eastAsiaTheme="minorHAnsi" w:hAnsi="Consolas" w:cs="Consolas"/>
              <w:color w:val="0000FF"/>
              <w:sz w:val="19"/>
              <w:szCs w:val="19"/>
            </w:rPr>
          </w:rPrChange>
        </w:rPr>
        <w:t>82.998</w:t>
      </w:r>
      <w:r w:rsidRPr="00A44387">
        <w:rPr>
          <w:rFonts w:ascii="Consolas" w:eastAsiaTheme="minorHAnsi" w:hAnsi="Consolas" w:cs="Consolas"/>
          <w:color w:val="000000"/>
          <w:sz w:val="19"/>
          <w:szCs w:val="19"/>
          <w:lang w:val="es-ES"/>
          <w:rPrChange w:id="305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5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59"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06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6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62"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6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64" w:author="Author">
            <w:rPr>
              <w:rFonts w:ascii="Consolas" w:eastAsiaTheme="minorHAnsi" w:hAnsi="Consolas" w:cs="Consolas"/>
              <w:color w:val="0000FF"/>
              <w:sz w:val="19"/>
              <w:szCs w:val="19"/>
            </w:rPr>
          </w:rPrChange>
        </w:rPr>
        <w:t xml:space="preserve"> /&gt;</w:t>
      </w:r>
    </w:p>
    <w:p w14:paraId="565C0D37"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65"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66"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67"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6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69"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7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7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72"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7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7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75"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7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7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78" w:author="Author">
            <w:rPr>
              <w:rFonts w:ascii="Consolas" w:eastAsiaTheme="minorHAnsi" w:hAnsi="Consolas" w:cs="Consolas"/>
              <w:color w:val="0000FF"/>
              <w:sz w:val="19"/>
              <w:szCs w:val="19"/>
            </w:rPr>
          </w:rPrChange>
        </w:rPr>
        <w:t>42.998</w:t>
      </w:r>
      <w:r w:rsidRPr="00A44387">
        <w:rPr>
          <w:rFonts w:ascii="Consolas" w:eastAsiaTheme="minorHAnsi" w:hAnsi="Consolas" w:cs="Consolas"/>
          <w:color w:val="000000"/>
          <w:sz w:val="19"/>
          <w:szCs w:val="19"/>
          <w:lang w:val="es-ES"/>
          <w:rPrChange w:id="307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8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81"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08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8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84"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8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86" w:author="Author">
            <w:rPr>
              <w:rFonts w:ascii="Consolas" w:eastAsiaTheme="minorHAnsi" w:hAnsi="Consolas" w:cs="Consolas"/>
              <w:color w:val="0000FF"/>
              <w:sz w:val="19"/>
              <w:szCs w:val="19"/>
            </w:rPr>
          </w:rPrChange>
        </w:rPr>
        <w:t xml:space="preserve"> /&gt;</w:t>
      </w:r>
    </w:p>
    <w:p w14:paraId="2473D3AB"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87"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88"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89"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9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91"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9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9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94"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9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9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97"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9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9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00" w:author="Author">
            <w:rPr>
              <w:rFonts w:ascii="Consolas" w:eastAsiaTheme="minorHAnsi" w:hAnsi="Consolas" w:cs="Consolas"/>
              <w:color w:val="0000FF"/>
              <w:sz w:val="19"/>
              <w:szCs w:val="19"/>
            </w:rPr>
          </w:rPrChange>
        </w:rPr>
        <w:t>82.998</w:t>
      </w:r>
      <w:r w:rsidRPr="00A44387">
        <w:rPr>
          <w:rFonts w:ascii="Consolas" w:eastAsiaTheme="minorHAnsi" w:hAnsi="Consolas" w:cs="Consolas"/>
          <w:color w:val="000000"/>
          <w:sz w:val="19"/>
          <w:szCs w:val="19"/>
          <w:lang w:val="es-ES"/>
          <w:rPrChange w:id="310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0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03"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10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0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06"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10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08" w:author="Author">
            <w:rPr>
              <w:rFonts w:ascii="Consolas" w:eastAsiaTheme="minorHAnsi" w:hAnsi="Consolas" w:cs="Consolas"/>
              <w:color w:val="0000FF"/>
              <w:sz w:val="19"/>
              <w:szCs w:val="19"/>
            </w:rPr>
          </w:rPrChange>
        </w:rPr>
        <w:t xml:space="preserve"> /&gt;</w:t>
      </w:r>
    </w:p>
    <w:p w14:paraId="0A8C150D"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109"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110"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111"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11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13"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11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1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16"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11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1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19"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12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2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22" w:author="Author">
            <w:rPr>
              <w:rFonts w:ascii="Consolas" w:eastAsiaTheme="minorHAnsi" w:hAnsi="Consolas" w:cs="Consolas"/>
              <w:color w:val="0000FF"/>
              <w:sz w:val="19"/>
              <w:szCs w:val="19"/>
            </w:rPr>
          </w:rPrChange>
        </w:rPr>
        <w:t>42.998</w:t>
      </w:r>
      <w:r w:rsidRPr="00A44387">
        <w:rPr>
          <w:rFonts w:ascii="Consolas" w:eastAsiaTheme="minorHAnsi" w:hAnsi="Consolas" w:cs="Consolas"/>
          <w:color w:val="000000"/>
          <w:sz w:val="19"/>
          <w:szCs w:val="19"/>
          <w:lang w:val="es-ES"/>
          <w:rPrChange w:id="312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2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25"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12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2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28"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12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30" w:author="Author">
            <w:rPr>
              <w:rFonts w:ascii="Consolas" w:eastAsiaTheme="minorHAnsi" w:hAnsi="Consolas" w:cs="Consolas"/>
              <w:color w:val="0000FF"/>
              <w:sz w:val="19"/>
              <w:szCs w:val="19"/>
            </w:rPr>
          </w:rPrChange>
        </w:rPr>
        <w:t xml:space="preserve"> /&gt;</w:t>
      </w:r>
    </w:p>
    <w:p w14:paraId="3B10439A"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131"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132"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133"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13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35"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13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3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38"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13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4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41"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14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4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44" w:author="Author">
            <w:rPr>
              <w:rFonts w:ascii="Consolas" w:eastAsiaTheme="minorHAnsi" w:hAnsi="Consolas" w:cs="Consolas"/>
              <w:color w:val="0000FF"/>
              <w:sz w:val="19"/>
              <w:szCs w:val="19"/>
            </w:rPr>
          </w:rPrChange>
        </w:rPr>
        <w:t>82.998</w:t>
      </w:r>
      <w:r w:rsidRPr="00A44387">
        <w:rPr>
          <w:rFonts w:ascii="Consolas" w:eastAsiaTheme="minorHAnsi" w:hAnsi="Consolas" w:cs="Consolas"/>
          <w:color w:val="000000"/>
          <w:sz w:val="19"/>
          <w:szCs w:val="19"/>
          <w:lang w:val="es-ES"/>
          <w:rPrChange w:id="314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4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47"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14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4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50"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15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52" w:author="Author">
            <w:rPr>
              <w:rFonts w:ascii="Consolas" w:eastAsiaTheme="minorHAnsi" w:hAnsi="Consolas" w:cs="Consolas"/>
              <w:color w:val="0000FF"/>
              <w:sz w:val="19"/>
              <w:szCs w:val="19"/>
            </w:rPr>
          </w:rPrChange>
        </w:rPr>
        <w:t xml:space="preserve"> /&gt;</w:t>
      </w:r>
    </w:p>
    <w:p w14:paraId="79FE476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A44387">
        <w:rPr>
          <w:rFonts w:ascii="Consolas" w:eastAsiaTheme="minorHAnsi" w:hAnsi="Consolas" w:cs="Consolas"/>
          <w:color w:val="0000FF"/>
          <w:sz w:val="19"/>
          <w:szCs w:val="19"/>
          <w:lang w:val="es-ES"/>
          <w:rPrChange w:id="3153" w:author="Author">
            <w:rPr>
              <w:rFonts w:ascii="Consolas" w:eastAsiaTheme="minorHAnsi" w:hAnsi="Consolas" w:cs="Consolas"/>
              <w:color w:val="0000FF"/>
              <w:sz w:val="19"/>
              <w:szCs w:val="19"/>
            </w:rPr>
          </w:rPrChange>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vertices</w:t>
      </w:r>
      <w:r>
        <w:rPr>
          <w:rFonts w:ascii="Consolas" w:eastAsiaTheme="minorHAnsi" w:hAnsi="Consolas" w:cs="Consolas"/>
          <w:color w:val="0000FF"/>
          <w:sz w:val="19"/>
          <w:szCs w:val="19"/>
        </w:rPr>
        <w:t>&gt;</w:t>
      </w:r>
    </w:p>
    <w:p w14:paraId="2B06402B"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triangles</w:t>
      </w:r>
      <w:r>
        <w:rPr>
          <w:rFonts w:ascii="Consolas" w:eastAsiaTheme="minorHAnsi" w:hAnsi="Consolas" w:cs="Consolas"/>
          <w:color w:val="0000FF"/>
          <w:sz w:val="19"/>
          <w:szCs w:val="19"/>
        </w:rPr>
        <w:t>&gt;</w:t>
      </w:r>
    </w:p>
    <w:p w14:paraId="29D86DF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EFE727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27B319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B2AB51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0720C8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2572A0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44F31A3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D409B9F"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29F0A1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A52DA5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78F084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53C9ED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1A6C0A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triangles</w:t>
      </w:r>
      <w:r>
        <w:rPr>
          <w:rFonts w:ascii="Consolas" w:eastAsiaTheme="minorHAnsi" w:hAnsi="Consolas" w:cs="Consolas"/>
          <w:color w:val="0000FF"/>
          <w:sz w:val="19"/>
          <w:szCs w:val="19"/>
        </w:rPr>
        <w:t>&gt;</w:t>
      </w:r>
    </w:p>
    <w:p w14:paraId="7538932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mesh</w:t>
      </w:r>
      <w:r>
        <w:rPr>
          <w:rFonts w:ascii="Consolas" w:eastAsiaTheme="minorHAnsi" w:hAnsi="Consolas" w:cs="Consolas"/>
          <w:color w:val="0000FF"/>
          <w:sz w:val="19"/>
          <w:szCs w:val="19"/>
        </w:rPr>
        <w:t>&gt;</w:t>
      </w:r>
    </w:p>
    <w:p w14:paraId="16719DD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&gt;</w:t>
      </w:r>
    </w:p>
    <w:p w14:paraId="1FC093A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model</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39EC312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components</w:t>
      </w:r>
      <w:r>
        <w:rPr>
          <w:rFonts w:ascii="Consolas" w:eastAsiaTheme="minorHAnsi" w:hAnsi="Consolas" w:cs="Consolas"/>
          <w:color w:val="0000FF"/>
          <w:sz w:val="19"/>
          <w:szCs w:val="19"/>
        </w:rPr>
        <w:t>&gt;</w:t>
      </w:r>
    </w:p>
    <w:p w14:paraId="35265858"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component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objectid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B18042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components</w:t>
      </w:r>
      <w:r>
        <w:rPr>
          <w:rFonts w:ascii="Consolas" w:eastAsiaTheme="minorHAnsi" w:hAnsi="Consolas" w:cs="Consolas"/>
          <w:color w:val="0000FF"/>
          <w:sz w:val="19"/>
          <w:szCs w:val="19"/>
        </w:rPr>
        <w:t>&gt;</w:t>
      </w:r>
    </w:p>
    <w:p w14:paraId="03634FD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&gt;</w:t>
      </w:r>
    </w:p>
    <w:p w14:paraId="13FB9E0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resources</w:t>
      </w:r>
      <w:r>
        <w:rPr>
          <w:rFonts w:ascii="Consolas" w:eastAsiaTheme="minorHAnsi" w:hAnsi="Consolas" w:cs="Consolas"/>
          <w:color w:val="0000FF"/>
          <w:sz w:val="19"/>
          <w:szCs w:val="19"/>
        </w:rPr>
        <w:t>&gt;</w:t>
      </w:r>
    </w:p>
    <w:p w14:paraId="36E9B2E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build</w:t>
      </w:r>
      <w:r>
        <w:rPr>
          <w:rFonts w:ascii="Consolas" w:eastAsiaTheme="minorHAnsi" w:hAnsi="Consolas" w:cs="Consolas"/>
          <w:color w:val="0000FF"/>
          <w:sz w:val="19"/>
          <w:szCs w:val="19"/>
        </w:rPr>
        <w:t>&gt;</w:t>
      </w:r>
    </w:p>
    <w:p w14:paraId="3E82262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item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objectid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transform</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 0 0 0 1 0 0 0 1 -19.999 -62.998 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21FDBFB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 xml:space="preserve">    &lt;</w:t>
      </w:r>
      <w:r>
        <w:rPr>
          <w:rFonts w:ascii="Consolas" w:eastAsiaTheme="minorHAnsi" w:hAnsi="Consolas" w:cs="Consolas"/>
          <w:color w:val="A31515"/>
          <w:sz w:val="19"/>
          <w:szCs w:val="19"/>
        </w:rPr>
        <w:t>metadatagroup</w:t>
      </w:r>
      <w:r>
        <w:rPr>
          <w:rFonts w:ascii="Consolas" w:eastAsiaTheme="minorHAnsi" w:hAnsi="Consolas" w:cs="Consolas"/>
          <w:color w:val="0000FF"/>
          <w:sz w:val="19"/>
          <w:szCs w:val="19"/>
        </w:rPr>
        <w:t>&gt;</w:t>
      </w:r>
    </w:p>
    <w:p w14:paraId="1EB1AA4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vendor1:CustomMetadata3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xs:boolean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1</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0DD250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metadatagroup</w:t>
      </w:r>
      <w:r>
        <w:rPr>
          <w:rFonts w:ascii="Consolas" w:eastAsiaTheme="minorHAnsi" w:hAnsi="Consolas" w:cs="Consolas"/>
          <w:color w:val="0000FF"/>
          <w:sz w:val="19"/>
          <w:szCs w:val="19"/>
        </w:rPr>
        <w:t>&gt;</w:t>
      </w:r>
    </w:p>
    <w:p w14:paraId="5EE1635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item</w:t>
      </w:r>
      <w:r>
        <w:rPr>
          <w:rFonts w:ascii="Consolas" w:eastAsiaTheme="minorHAnsi" w:hAnsi="Consolas" w:cs="Consolas"/>
          <w:color w:val="0000FF"/>
          <w:sz w:val="19"/>
          <w:szCs w:val="19"/>
        </w:rPr>
        <w:t>&gt;</w:t>
      </w:r>
    </w:p>
    <w:p w14:paraId="07ACE17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build</w:t>
      </w:r>
      <w:r>
        <w:rPr>
          <w:rFonts w:ascii="Consolas" w:eastAsiaTheme="minorHAnsi" w:hAnsi="Consolas" w:cs="Consolas"/>
          <w:color w:val="0000FF"/>
          <w:sz w:val="19"/>
          <w:szCs w:val="19"/>
        </w:rPr>
        <w:t>&gt;</w:t>
      </w:r>
    </w:p>
    <w:p w14:paraId="0E534CEF"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model</w:t>
      </w:r>
      <w:r>
        <w:rPr>
          <w:rFonts w:ascii="Consolas" w:eastAsiaTheme="minorHAnsi" w:hAnsi="Consolas" w:cs="Consolas"/>
          <w:color w:val="0000FF"/>
          <w:sz w:val="19"/>
          <w:szCs w:val="19"/>
        </w:rPr>
        <w:t>&gt;</w:t>
      </w:r>
    </w:p>
    <w:p w14:paraId="0E0C9215" w14:textId="77777777" w:rsidR="00A30CBB" w:rsidRPr="00E6329F" w:rsidRDefault="00A30CBB" w:rsidP="007235AA">
      <w:pPr>
        <w:pStyle w:val="Syntax"/>
      </w:pPr>
    </w:p>
    <w:p w14:paraId="6C5926BD" w14:textId="6BF54C57" w:rsidR="00760F3B" w:rsidRDefault="00CB4047" w:rsidP="004C5F54">
      <w:pPr>
        <w:pStyle w:val="Heading1"/>
        <w:numPr>
          <w:ilvl w:val="0"/>
          <w:numId w:val="0"/>
        </w:numPr>
      </w:pPr>
      <w:bookmarkStart w:id="3154" w:name="_Toc494964968"/>
      <w:bookmarkStart w:id="3155" w:name="_Toc444090336"/>
      <w:r>
        <w:lastRenderedPageBreak/>
        <w:t>Appendix C.</w:t>
      </w:r>
      <w:r w:rsidR="00760F3B">
        <w:t xml:space="preserve"> Standard Namespaces and Content Types</w:t>
      </w:r>
      <w:bookmarkEnd w:id="3154"/>
      <w:bookmarkEnd w:id="3155"/>
    </w:p>
    <w:p w14:paraId="332FFF4C" w14:textId="77777777" w:rsidR="002913A2" w:rsidRPr="00737C61" w:rsidRDefault="002913A2" w:rsidP="00737C61">
      <w:pPr>
        <w:pStyle w:val="Heading2"/>
        <w:numPr>
          <w:ilvl w:val="0"/>
          <w:numId w:val="0"/>
        </w:numPr>
        <w:ind w:left="18"/>
      </w:pPr>
      <w:bookmarkStart w:id="3156" w:name="_Toc494964969"/>
      <w:bookmarkStart w:id="3157" w:name="_Toc444090337"/>
      <w:r w:rsidRPr="00737C61">
        <w:t>C.1</w:t>
      </w:r>
      <w:r w:rsidRPr="00737C61">
        <w:tab/>
        <w:t>Content Types</w:t>
      </w:r>
      <w:bookmarkEnd w:id="3156"/>
      <w:bookmarkEnd w:id="3157"/>
    </w:p>
    <w:p w14:paraId="5361C9F8" w14:textId="77777777" w:rsidR="002913A2" w:rsidRDefault="00F55B2F" w:rsidP="002913A2">
      <w:r>
        <w:t>3D Model</w:t>
      </w:r>
      <w:r>
        <w:tab/>
      </w:r>
      <w:r>
        <w:tab/>
      </w:r>
      <w:r w:rsidR="002913A2" w:rsidRPr="00080736">
        <w:t>application/vnd.ms-package.</w:t>
      </w:r>
      <w:r w:rsidR="002F54B1">
        <w:t>3d</w:t>
      </w:r>
      <w:r w:rsidR="002913A2" w:rsidRPr="00080736">
        <w:t>manufac</w:t>
      </w:r>
      <w:r w:rsidR="00A3116D">
        <w:t>turing-3dmodel+xml</w:t>
      </w:r>
    </w:p>
    <w:p w14:paraId="698E143F" w14:textId="77777777" w:rsidR="002913A2" w:rsidRDefault="008738AF" w:rsidP="002913A2">
      <w:r>
        <w:t>PrintTicket</w:t>
      </w:r>
      <w:r>
        <w:tab/>
      </w:r>
      <w:r w:rsidR="00F55B2F">
        <w:tab/>
      </w:r>
      <w:r w:rsidR="002913A2" w:rsidRPr="00080736">
        <w:t>application/vnd.ms-printing.printticket+xml</w:t>
      </w:r>
    </w:p>
    <w:p w14:paraId="0AAB96F9" w14:textId="77777777" w:rsidR="002913A2" w:rsidRPr="002913A2" w:rsidRDefault="002913A2" w:rsidP="002913A2"/>
    <w:p w14:paraId="73CB7903" w14:textId="77777777" w:rsidR="002913A2" w:rsidRPr="00737C61" w:rsidRDefault="002913A2" w:rsidP="00737C61">
      <w:pPr>
        <w:pStyle w:val="Heading2"/>
        <w:numPr>
          <w:ilvl w:val="0"/>
          <w:numId w:val="0"/>
        </w:numPr>
        <w:ind w:left="18"/>
      </w:pPr>
      <w:bookmarkStart w:id="3158" w:name="_Toc494964970"/>
      <w:bookmarkStart w:id="3159" w:name="_Toc444090338"/>
      <w:r w:rsidRPr="00737C61">
        <w:t>C.2</w:t>
      </w:r>
      <w:r w:rsidRPr="00737C61">
        <w:tab/>
        <w:t>Relationship Types</w:t>
      </w:r>
      <w:bookmarkEnd w:id="3158"/>
      <w:bookmarkEnd w:id="3159"/>
    </w:p>
    <w:p w14:paraId="5FEE6EE2" w14:textId="77777777" w:rsidR="008738AF" w:rsidRDefault="008738AF" w:rsidP="002913A2">
      <w:r>
        <w:t>StartPart</w:t>
      </w:r>
      <w:r>
        <w:tab/>
      </w:r>
      <w:r>
        <w:tab/>
      </w:r>
      <w:r w:rsidR="00F55B2F">
        <w:tab/>
      </w:r>
      <w:r w:rsidR="002913A2" w:rsidRPr="00080736">
        <w:t>http://schemas.microsoft.com/</w:t>
      </w:r>
      <w:r w:rsidR="002F54B1">
        <w:t>3d</w:t>
      </w:r>
      <w:r w:rsidR="002913A2" w:rsidRPr="00080736">
        <w:t>manufacturing/2013/01/3dmodel</w:t>
      </w:r>
    </w:p>
    <w:p w14:paraId="5920CB9C" w14:textId="77777777" w:rsidR="00F55B2F" w:rsidRDefault="00F55B2F" w:rsidP="002913A2">
      <w:r>
        <w:t>Thumbnail</w:t>
      </w:r>
      <w:r>
        <w:tab/>
      </w:r>
      <w:r>
        <w:tab/>
      </w:r>
      <w:r w:rsidRPr="00F55B2F">
        <w:t>http://schemas.openxmlformats.org/package/2006/relationships/metadata/thumbnail</w:t>
      </w:r>
    </w:p>
    <w:p w14:paraId="5A301502" w14:textId="7C41C282" w:rsidR="002913A2" w:rsidRDefault="008738AF" w:rsidP="002913A2">
      <w:r>
        <w:t>PrintTicket</w:t>
      </w:r>
      <w:r>
        <w:tab/>
      </w:r>
      <w:r w:rsidR="00F55B2F">
        <w:tab/>
      </w:r>
      <w:r w:rsidR="00286903" w:rsidRPr="004C5F54">
        <w:t>http://schemas.microsoft.com/3dmanufacturing/2013/01/printticket</w:t>
      </w:r>
    </w:p>
    <w:p w14:paraId="2560E57C" w14:textId="14FBB090" w:rsidR="008B4686" w:rsidRDefault="008B4686" w:rsidP="002913A2">
      <w:r>
        <w:t>MustPreserve</w:t>
      </w:r>
      <w:r>
        <w:tab/>
      </w:r>
      <w:r w:rsidRPr="00F55B2F">
        <w:t>http://schemas.openxmlformats.org/package/2006/relationships/m</w:t>
      </w:r>
      <w:r w:rsidR="000C60C9">
        <w:t>ustpreserve</w:t>
      </w:r>
    </w:p>
    <w:p w14:paraId="01A2D8CE" w14:textId="77777777" w:rsidR="002913A2" w:rsidRPr="002913A2" w:rsidRDefault="002913A2" w:rsidP="002913A2"/>
    <w:p w14:paraId="5F63F99A" w14:textId="77777777" w:rsidR="002913A2" w:rsidRPr="00737C61" w:rsidRDefault="002913A2" w:rsidP="00737C61">
      <w:pPr>
        <w:pStyle w:val="Heading2"/>
        <w:numPr>
          <w:ilvl w:val="0"/>
          <w:numId w:val="0"/>
        </w:numPr>
        <w:ind w:left="18"/>
      </w:pPr>
      <w:bookmarkStart w:id="3160" w:name="_Toc494964971"/>
      <w:bookmarkStart w:id="3161" w:name="_Toc444090339"/>
      <w:r w:rsidRPr="00737C61">
        <w:t>C.3</w:t>
      </w:r>
      <w:r w:rsidRPr="00737C61">
        <w:tab/>
        <w:t>Namespaces</w:t>
      </w:r>
      <w:bookmarkEnd w:id="3160"/>
      <w:bookmarkEnd w:id="3161"/>
    </w:p>
    <w:p w14:paraId="196B6D94" w14:textId="77777777" w:rsidR="00737C61" w:rsidRDefault="008738AF" w:rsidP="00737C61">
      <w:r>
        <w:t>3D Model</w:t>
      </w:r>
      <w:r>
        <w:tab/>
      </w:r>
      <w:r w:rsidR="00F55B2F">
        <w:tab/>
      </w:r>
      <w:r w:rsidR="001009DF">
        <w:t>http://schemas.microsoft.com/3dmanufacturing</w:t>
      </w:r>
      <w:r w:rsidR="00B04066">
        <w:t>/</w:t>
      </w:r>
      <w:r w:rsidR="004E54B1">
        <w:t>core/</w:t>
      </w:r>
      <w:r w:rsidR="00B04066">
        <w:t>2015/02</w:t>
      </w:r>
    </w:p>
    <w:p w14:paraId="49578388" w14:textId="77777777" w:rsidR="00737C61" w:rsidRPr="00737C61" w:rsidRDefault="00737C61" w:rsidP="00737C61"/>
    <w:p w14:paraId="3D5DDE29" w14:textId="77777777" w:rsidR="00370B3C" w:rsidRPr="00370B3C" w:rsidRDefault="00370B3C" w:rsidP="004C5F54">
      <w:pPr>
        <w:pStyle w:val="Heading1"/>
        <w:numPr>
          <w:ilvl w:val="0"/>
          <w:numId w:val="0"/>
        </w:numPr>
      </w:pPr>
      <w:bookmarkStart w:id="3162" w:name="_Toc494964972"/>
      <w:bookmarkStart w:id="3163" w:name="_Toc444090340"/>
      <w:r w:rsidRPr="00370B3C">
        <w:lastRenderedPageBreak/>
        <w:t>References</w:t>
      </w:r>
      <w:bookmarkEnd w:id="3162"/>
      <w:bookmarkEnd w:id="3163"/>
    </w:p>
    <w:p w14:paraId="552097FF" w14:textId="77777777" w:rsidR="00370B3C" w:rsidRDefault="00370B3C" w:rsidP="00370B3C">
      <w:pPr>
        <w:rPr>
          <w:b/>
        </w:rPr>
      </w:pPr>
      <w:r w:rsidRPr="001F14DA">
        <w:rPr>
          <w:b/>
        </w:rPr>
        <w:t>BNF of Generic URI Syntax</w:t>
      </w:r>
    </w:p>
    <w:p w14:paraId="5E73E7F4" w14:textId="77777777" w:rsidR="001F14DA" w:rsidRPr="001F14DA" w:rsidRDefault="001F14DA" w:rsidP="00370B3C">
      <w:r w:rsidRPr="001F14DA">
        <w:t>“BNF</w:t>
      </w:r>
      <w:r>
        <w:t xml:space="preserve"> of Generic URI Syntax.” World Wide Web Consortium. http://www.w3.org/Addressing/URL/5_URI_BNF.html</w:t>
      </w:r>
    </w:p>
    <w:p w14:paraId="2BC04459" w14:textId="77777777" w:rsidR="001F14DA" w:rsidRPr="001F14DA" w:rsidRDefault="001F14DA" w:rsidP="00370B3C">
      <w:pPr>
        <w:rPr>
          <w:b/>
        </w:rPr>
      </w:pPr>
      <w:r w:rsidRPr="001F14DA">
        <w:rPr>
          <w:b/>
        </w:rPr>
        <w:t>JPEG</w:t>
      </w:r>
    </w:p>
    <w:p w14:paraId="0A0ADFE7" w14:textId="77777777" w:rsidR="001F14DA" w:rsidRDefault="001F14DA" w:rsidP="00370B3C">
      <w:r>
        <w:t>Hamilton, Eric. “JPEG File Interchange Format, Version 1.02.” World Wide Web Consortium. 1992. http://www.w3.org/Graphics/JPEG/jfif3.pdf</w:t>
      </w:r>
    </w:p>
    <w:p w14:paraId="6EEC34E6" w14:textId="77777777" w:rsidR="001F14DA" w:rsidRPr="001F14DA" w:rsidRDefault="001F14DA" w:rsidP="00370B3C">
      <w:pPr>
        <w:rPr>
          <w:b/>
        </w:rPr>
      </w:pPr>
      <w:r w:rsidRPr="001F14DA">
        <w:rPr>
          <w:b/>
        </w:rPr>
        <w:t>Open Packaging Conventions</w:t>
      </w:r>
    </w:p>
    <w:p w14:paraId="76B65695" w14:textId="77777777" w:rsidR="001F14DA" w:rsidRDefault="001F14DA" w:rsidP="001F14DA">
      <w:r>
        <w:t>Ecma International. “Office Open XML Part 2: Open Packaging Conventions.” 2006. http://www.ecma-international.org</w:t>
      </w:r>
    </w:p>
    <w:p w14:paraId="4C249C39" w14:textId="77777777" w:rsidR="005F5F8E" w:rsidRPr="005F5F8E" w:rsidRDefault="005F5F8E" w:rsidP="00370B3C">
      <w:pPr>
        <w:rPr>
          <w:b/>
        </w:rPr>
      </w:pPr>
      <w:r w:rsidRPr="005F5F8E">
        <w:rPr>
          <w:b/>
        </w:rPr>
        <w:t>PNG</w:t>
      </w:r>
    </w:p>
    <w:p w14:paraId="338A078E" w14:textId="77777777" w:rsidR="005F5F8E" w:rsidRDefault="005F5F8E" w:rsidP="00370B3C">
      <w:r>
        <w:t>Duce, David (editor). “Portable Network Graphics (PNG) Specification,” Second Edition. World Wide Web Consortium. 2003. http://www.w3.org/TR/2003/REC-PNG-20031110</w:t>
      </w:r>
    </w:p>
    <w:p w14:paraId="5150AC0D" w14:textId="77777777" w:rsidR="005F5F8E" w:rsidRPr="005F5F8E" w:rsidRDefault="005F5F8E" w:rsidP="00370B3C">
      <w:pPr>
        <w:rPr>
          <w:b/>
        </w:rPr>
      </w:pPr>
      <w:r w:rsidRPr="005F5F8E">
        <w:rPr>
          <w:b/>
        </w:rPr>
        <w:t>Print Schema</w:t>
      </w:r>
    </w:p>
    <w:p w14:paraId="1EE543EB" w14:textId="77777777" w:rsidR="005F5F8E" w:rsidRDefault="005F5F8E" w:rsidP="00370B3C">
      <w:r>
        <w:t>Microsoft Corporation. “Print Schema.” 2006. http://windowssdk.msdn.microsoft.com/en-us/library/default.aspx</w:t>
      </w:r>
    </w:p>
    <w:p w14:paraId="5C6B5600" w14:textId="77777777" w:rsidR="00370B3C" w:rsidRPr="005F5F8E" w:rsidRDefault="00370B3C" w:rsidP="00370B3C">
      <w:pPr>
        <w:rPr>
          <w:b/>
        </w:rPr>
      </w:pPr>
      <w:r w:rsidRPr="005F5F8E">
        <w:rPr>
          <w:b/>
        </w:rPr>
        <w:t>RFC 2119</w:t>
      </w:r>
    </w:p>
    <w:p w14:paraId="1CCF30B8" w14:textId="77777777" w:rsidR="005F5F8E" w:rsidRDefault="005F5F8E" w:rsidP="00370B3C">
      <w:r>
        <w:t>Bradner, S. “Key words for use in RFCs to Indicate Requirement Levels.” The Internet Society. 1997. http://www.rfc-editor.org</w:t>
      </w:r>
    </w:p>
    <w:p w14:paraId="538CB9D7" w14:textId="77777777" w:rsidR="005F5F8E" w:rsidRPr="005F5F8E" w:rsidRDefault="005F5F8E" w:rsidP="00370B3C">
      <w:pPr>
        <w:rPr>
          <w:b/>
        </w:rPr>
      </w:pPr>
      <w:r w:rsidRPr="005F5F8E">
        <w:rPr>
          <w:b/>
        </w:rPr>
        <w:t>RFC 3066</w:t>
      </w:r>
    </w:p>
    <w:p w14:paraId="58C25362" w14:textId="77777777" w:rsidR="005F5F8E" w:rsidRDefault="005F5F8E" w:rsidP="00370B3C">
      <w:r>
        <w:t>Alvestrand, H. “Tags for the Identification of Languages.” The Internet Society. 2001. http://www.rfc-editor.org</w:t>
      </w:r>
    </w:p>
    <w:p w14:paraId="4E57AFFC" w14:textId="77777777" w:rsidR="00370B3C" w:rsidRPr="005F5F8E" w:rsidRDefault="00370B3C" w:rsidP="00370B3C">
      <w:pPr>
        <w:rPr>
          <w:b/>
        </w:rPr>
      </w:pPr>
      <w:r w:rsidRPr="005F5F8E">
        <w:rPr>
          <w:b/>
        </w:rPr>
        <w:t>sRGB</w:t>
      </w:r>
    </w:p>
    <w:p w14:paraId="15073F86" w14:textId="77777777" w:rsidR="005F5F8E" w:rsidRDefault="005F5F8E" w:rsidP="00370B3C">
      <w:r>
        <w:t>Anderson, Matthew, Srinivasan Chandrasekar, Ricardo Motta, and Michael Stokes. “A Standard Default Color Space for the Internet-sRGB, Version 1.10.” World Wide Web Consortium. 1996. http://www.w3.org/Graphics/Color/sRGB</w:t>
      </w:r>
    </w:p>
    <w:p w14:paraId="7CEECE7D" w14:textId="77777777" w:rsidR="00370B3C" w:rsidRPr="005F5F8E" w:rsidRDefault="00370B3C" w:rsidP="00370B3C">
      <w:pPr>
        <w:rPr>
          <w:b/>
        </w:rPr>
      </w:pPr>
      <w:r w:rsidRPr="005F5F8E">
        <w:rPr>
          <w:b/>
        </w:rPr>
        <w:t>Unicode</w:t>
      </w:r>
    </w:p>
    <w:p w14:paraId="7074950E" w14:textId="77777777" w:rsidR="005F5F8E" w:rsidRPr="005F5F8E" w:rsidRDefault="005F5F8E" w:rsidP="00370B3C">
      <w:r>
        <w:t xml:space="preserve">The Unicode Consortium. The Unicode Standard, Version 4.0.0, defined by: </w:t>
      </w:r>
      <w:r>
        <w:rPr>
          <w:i/>
        </w:rPr>
        <w:t>The Unicode Standard, Version 4.0</w:t>
      </w:r>
      <w:r>
        <w:t>. Boston, MA: Addison-Wesley, 2003.</w:t>
      </w:r>
    </w:p>
    <w:p w14:paraId="43873FD5" w14:textId="77777777" w:rsidR="00370B3C" w:rsidRPr="005F5F8E" w:rsidRDefault="00370B3C" w:rsidP="00370B3C">
      <w:pPr>
        <w:rPr>
          <w:b/>
        </w:rPr>
      </w:pPr>
      <w:r w:rsidRPr="005F5F8E">
        <w:rPr>
          <w:b/>
        </w:rPr>
        <w:lastRenderedPageBreak/>
        <w:t>XML</w:t>
      </w:r>
    </w:p>
    <w:p w14:paraId="36A8B10F" w14:textId="77777777" w:rsidR="005F5F8E" w:rsidRDefault="005F5F8E" w:rsidP="005F5F8E">
      <w:r>
        <w:t>Bray, Tim, Eve Maler, Jean Paoli, C. M. Sperlberg-McQueen, and François Yergeau (editors). “Extensible Markup Language (XML) 1.0 (Fourth Edition).” World Wide Web Consortium. 2006. http://www.w3.org/TR/2006/REC-xml-20060816/</w:t>
      </w:r>
    </w:p>
    <w:p w14:paraId="009D6EC2" w14:textId="77777777" w:rsidR="00A2606F" w:rsidRPr="00A2606F" w:rsidRDefault="00A2606F" w:rsidP="00A2606F">
      <w:pPr>
        <w:pStyle w:val="ReferenceName"/>
      </w:pPr>
      <w:r w:rsidRPr="00A2606F">
        <w:t>XML C14N</w:t>
      </w:r>
    </w:p>
    <w:p w14:paraId="32AEC7F1" w14:textId="77777777" w:rsidR="00A2606F" w:rsidRPr="00A2606F" w:rsidRDefault="00A2606F" w:rsidP="00A2606F">
      <w:r>
        <w:t xml:space="preserve">Boyer, John. </w:t>
      </w:r>
      <w:r w:rsidRPr="00A2606F">
        <w:t>"Canonical XML Version 1.0</w:t>
      </w:r>
      <w:r>
        <w:t>.</w:t>
      </w:r>
      <w:r w:rsidRPr="00A2606F">
        <w:t>"</w:t>
      </w:r>
      <w:r>
        <w:t xml:space="preserve"> World Wide Web Consortium.</w:t>
      </w:r>
      <w:r w:rsidRPr="00A2606F">
        <w:t xml:space="preserve"> </w:t>
      </w:r>
      <w:r>
        <w:t xml:space="preserve">2001. </w:t>
      </w:r>
      <w:r w:rsidRPr="00A2606F">
        <w:t>http://www.w3.org/TR/xml-c14n.</w:t>
      </w:r>
    </w:p>
    <w:p w14:paraId="76393C9E" w14:textId="77777777" w:rsidR="005F5F8E" w:rsidRDefault="005F5F8E" w:rsidP="005F5F8E">
      <w:pPr>
        <w:pStyle w:val="ReferenceName"/>
      </w:pPr>
      <w:r>
        <w:t>XML Namespaces</w:t>
      </w:r>
    </w:p>
    <w:p w14:paraId="0CD77D77" w14:textId="77777777" w:rsidR="005F5F8E" w:rsidRDefault="005F5F8E" w:rsidP="005F5F8E">
      <w:r>
        <w:t>Bray, Tim, Dave Hollander, Andrew Layman, and Richard Tobin (editors). “Namespaces in XML 1.0 (Second Edition).” World Wide Web Consortium. 2006. http://www.w3.org/TR/2006/REC-xml-names-20060816/</w:t>
      </w:r>
    </w:p>
    <w:p w14:paraId="41F4E412" w14:textId="77777777" w:rsidR="005F5F8E" w:rsidRDefault="005F5F8E" w:rsidP="00A2606F">
      <w:pPr>
        <w:pStyle w:val="ReferenceName"/>
        <w:keepNext/>
      </w:pPr>
      <w:r>
        <w:t>XML Schema</w:t>
      </w:r>
    </w:p>
    <w:p w14:paraId="6ADE55F6" w14:textId="77777777" w:rsidR="005F5F8E" w:rsidRDefault="005F5F8E" w:rsidP="005F5F8E">
      <w:r>
        <w:t>Beech, David, Murray Maloney, Noah Mendelsohn, and Henry S. Thompson (editors). “XML Schema Part 1: Structures,” Second Edition. World Wide Web Consortium. 2004. http://www.w3.org/TR/2004/REC-xmlschema-1-20041028/</w:t>
      </w:r>
    </w:p>
    <w:p w14:paraId="59573941" w14:textId="3105CFF7" w:rsidR="00974EDF" w:rsidRPr="00370B3C" w:rsidRDefault="005F5F8E" w:rsidP="00286903">
      <w:r>
        <w:t>Biron, Paul V. and Ashok Malhotra (editors). “XML Schema Part 2: Datatypes,” Second Edition. World Wide Web Consortium. 2004. http://www.w3.org/TR/2004/REC-xmlschema-2-20041028/</w:t>
      </w:r>
      <w:bookmarkStart w:id="3164" w:name="XMLC14N"/>
      <w:bookmarkStart w:id="3165" w:name="EXCLC14N"/>
      <w:bookmarkEnd w:id="3164"/>
      <w:bookmarkEnd w:id="3165"/>
    </w:p>
    <w:sectPr w:rsidR="00974EDF" w:rsidRPr="00370B3C" w:rsidSect="00A3116D">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95"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Author" w:initials="A">
    <w:p w14:paraId="1F506D2F" w14:textId="7735D0F7" w:rsidR="00491C82" w:rsidRPr="00491C82" w:rsidRDefault="00491C82" w:rsidP="00491C82">
      <w:pPr>
        <w:rPr>
          <w:rFonts w:eastAsiaTheme="minorHAnsi"/>
        </w:rPr>
      </w:pPr>
      <w:r>
        <w:rPr>
          <w:rStyle w:val="CommentReference"/>
        </w:rPr>
        <w:annotationRef/>
      </w:r>
      <w:r>
        <w:rPr>
          <w:i/>
          <w:iCs/>
        </w:rPr>
        <w:t>Contains a texture used to apply color to a 3D object in the 3D Model part (available for future extensions)</w:t>
      </w:r>
    </w:p>
  </w:comment>
  <w:comment w:id="208" w:author="Author" w:initials="A">
    <w:p w14:paraId="5FA3920D" w14:textId="6E940F59" w:rsidR="005D3F28" w:rsidRDefault="005D3F28">
      <w:pPr>
        <w:pStyle w:val="CommentText"/>
      </w:pPr>
      <w:r>
        <w:rPr>
          <w:rStyle w:val="CommentReference"/>
        </w:rPr>
        <w:annotationRef/>
      </w:r>
    </w:p>
    <w:p w14:paraId="411DAD70" w14:textId="3C4FB66B" w:rsidR="005D3F28" w:rsidRDefault="005D3F28">
      <w:pPr>
        <w:pStyle w:val="CommentText"/>
      </w:pPr>
      <w:r>
        <w:t>Could we recommed to store the relationship of the parts thumbnail in a non-root .rel file? Otherwise it might be confused with the root thumbnail. Suggestion /3D/_rels/&lt;</w:t>
      </w:r>
      <w:r w:rsidR="00B16B5E">
        <w:t>part</w:t>
      </w:r>
      <w:r w:rsidR="00491C82">
        <w:t>name</w:t>
      </w:r>
      <w:r w:rsidR="004D2FFF">
        <w:t>&gt;.rel</w:t>
      </w:r>
      <w:r>
        <w:t xml:space="preserve"> file. </w:t>
      </w:r>
    </w:p>
  </w:comment>
  <w:comment w:id="434" w:author="Author" w:initials="A">
    <w:p w14:paraId="05FB5089" w14:textId="07416BCC" w:rsidR="005D3F28" w:rsidRDefault="005D3F28">
      <w:pPr>
        <w:pStyle w:val="CommentText"/>
      </w:pPr>
      <w:r>
        <w:rPr>
          <w:rStyle w:val="CommentReference"/>
        </w:rPr>
        <w:annotationRef/>
      </w:r>
      <w:r>
        <w:t>Could we remove this? Is anyone generating parts thumbnails with 3DTexture relationship?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506D2F" w15:done="0"/>
  <w15:commentEx w15:paraId="411DAD70" w15:done="0"/>
  <w15:commentEx w15:paraId="05FB50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506D2F" w16cid:durableId="1EEF769B"/>
  <w16cid:commentId w16cid:paraId="411DAD70" w16cid:durableId="1EEF5F1C"/>
  <w16cid:commentId w16cid:paraId="05FB5089" w16cid:durableId="1EEF5E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28542" w14:textId="77777777" w:rsidR="005D3F28" w:rsidRDefault="005D3F28" w:rsidP="00FF2E67">
      <w:pPr>
        <w:spacing w:after="0" w:line="240" w:lineRule="auto"/>
      </w:pPr>
      <w:r>
        <w:separator/>
      </w:r>
    </w:p>
  </w:endnote>
  <w:endnote w:type="continuationSeparator" w:id="0">
    <w:p w14:paraId="004AF85D" w14:textId="77777777" w:rsidR="005D3F28" w:rsidRDefault="005D3F28" w:rsidP="00FF2E67">
      <w:pPr>
        <w:spacing w:after="0" w:line="240" w:lineRule="auto"/>
      </w:pPr>
      <w:r>
        <w:continuationSeparator/>
      </w:r>
    </w:p>
  </w:endnote>
  <w:endnote w:type="continuationNotice" w:id="1">
    <w:p w14:paraId="061B51CC" w14:textId="77777777" w:rsidR="005D3F28" w:rsidRDefault="005D3F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6A5D7" w14:textId="7ED52024" w:rsidR="005D3F28" w:rsidRDefault="005D3F28" w:rsidP="004C5F54">
    <w:pPr>
      <w:pStyle w:val="Footer"/>
      <w:spacing w:after="40"/>
    </w:pPr>
    <w:r w:rsidRPr="0028488C">
      <w:rPr>
        <w:sz w:val="20"/>
        <w:szCs w:val="20"/>
      </w:rPr>
      <w:t>Version 1.2</w:t>
    </w:r>
    <w:r w:rsidRPr="0028488C">
      <w:rPr>
        <w:sz w:val="20"/>
        <w:szCs w:val="20"/>
      </w:rPr>
      <w:tab/>
    </w:r>
    <w:r w:rsidRPr="0028488C">
      <w:rPr>
        <w:sz w:val="20"/>
        <w:szCs w:val="20"/>
      </w:rPr>
      <w:tab/>
    </w:r>
    <w:r>
      <w:rPr>
        <w:sz w:val="20"/>
        <w:szCs w:val="20"/>
      </w:rPr>
      <w:t>10/19/2017 8:00:00 AM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0BDB" w14:textId="664CA7CB" w:rsidR="005D3F28" w:rsidRDefault="005D3F28" w:rsidP="004C5F54">
    <w:pPr>
      <w:pStyle w:val="Footer"/>
      <w:spacing w:after="40"/>
      <w:jc w:val="right"/>
    </w:pPr>
    <w:r>
      <w:rPr>
        <w:sz w:val="20"/>
        <w:szCs w:val="20"/>
      </w:rPr>
      <w:t>Copyright 3MF Consortium 2017</w:t>
    </w:r>
    <w:r w:rsidRPr="000D7C2E">
      <w:rPr>
        <w:sz w:val="20"/>
        <w:szCs w:val="20"/>
      </w:rPr>
      <w:tab/>
    </w:r>
    <w:r w:rsidRPr="000D7C2E">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7443D" w14:textId="77777777" w:rsidR="005D3F28" w:rsidRDefault="005D3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0E348" w14:textId="77777777" w:rsidR="005D3F28" w:rsidRDefault="005D3F28" w:rsidP="00FF2E67">
      <w:pPr>
        <w:spacing w:after="0" w:line="240" w:lineRule="auto"/>
      </w:pPr>
      <w:r>
        <w:separator/>
      </w:r>
    </w:p>
  </w:footnote>
  <w:footnote w:type="continuationSeparator" w:id="0">
    <w:p w14:paraId="7E99C3D2" w14:textId="77777777" w:rsidR="005D3F28" w:rsidRDefault="005D3F28" w:rsidP="00FF2E67">
      <w:pPr>
        <w:spacing w:after="0" w:line="240" w:lineRule="auto"/>
      </w:pPr>
      <w:r>
        <w:continuationSeparator/>
      </w:r>
    </w:p>
  </w:footnote>
  <w:footnote w:type="continuationNotice" w:id="1">
    <w:p w14:paraId="7B7677AB" w14:textId="77777777" w:rsidR="005D3F28" w:rsidRDefault="005D3F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90874777"/>
      <w:docPartObj>
        <w:docPartGallery w:val="Page Numbers (Top of Page)"/>
        <w:docPartUnique/>
      </w:docPartObj>
    </w:sdtPr>
    <w:sdtEndPr>
      <w:rPr>
        <w:noProof/>
      </w:rPr>
    </w:sdtEndPr>
    <w:sdtContent>
      <w:p w14:paraId="54FBC474" w14:textId="180BC98F" w:rsidR="005D3F28" w:rsidRPr="0062104F" w:rsidRDefault="005D3F28">
        <w:pPr>
          <w:pStyle w:val="Header"/>
          <w:rPr>
            <w:sz w:val="20"/>
          </w:rPr>
        </w:pPr>
        <w:r>
          <w:fldChar w:fldCharType="begin"/>
        </w:r>
        <w:r>
          <w:instrText xml:space="preserve"> PAGE   \* MERGEFORMAT </w:instrText>
        </w:r>
        <w:r>
          <w:fldChar w:fldCharType="separate"/>
        </w:r>
        <w:r w:rsidRPr="001A632D">
          <w:rPr>
            <w:noProof/>
            <w:sz w:val="20"/>
          </w:rPr>
          <w:t>2</w:t>
        </w:r>
        <w:r>
          <w:rPr>
            <w:noProof/>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83721892"/>
      <w:docPartObj>
        <w:docPartGallery w:val="Page Numbers (Top of Page)"/>
        <w:docPartUnique/>
      </w:docPartObj>
    </w:sdtPr>
    <w:sdtEndPr>
      <w:rPr>
        <w:noProof/>
      </w:rPr>
    </w:sdtEndPr>
    <w:sdtContent>
      <w:p w14:paraId="58C9B67E" w14:textId="120C40E9" w:rsidR="005D3F28" w:rsidRPr="000D7C2E" w:rsidRDefault="005D3F28" w:rsidP="00787ED8">
        <w:pPr>
          <w:pStyle w:val="Header"/>
          <w:tabs>
            <w:tab w:val="clear" w:pos="4680"/>
          </w:tabs>
          <w:rPr>
            <w:sz w:val="20"/>
            <w:szCs w:val="20"/>
          </w:rPr>
        </w:pPr>
        <w:r>
          <w:rPr>
            <w:i/>
            <w:noProof/>
            <w:sz w:val="20"/>
            <w:szCs w:val="20"/>
          </w:rPr>
          <w:t>3D</w:t>
        </w:r>
        <w:r w:rsidRPr="00A24053">
          <w:rPr>
            <w:i/>
            <w:noProof/>
            <w:sz w:val="20"/>
            <w:szCs w:val="20"/>
          </w:rPr>
          <w:t xml:space="preserve"> Manufacturing Format </w:t>
        </w:r>
        <w:r>
          <w:rPr>
            <w:i/>
            <w:noProof/>
            <w:sz w:val="20"/>
            <w:szCs w:val="20"/>
          </w:rPr>
          <w:t xml:space="preserve">Core </w:t>
        </w:r>
        <w:r w:rsidRPr="00A24053">
          <w:rPr>
            <w:i/>
            <w:noProof/>
            <w:sz w:val="20"/>
            <w:szCs w:val="20"/>
          </w:rPr>
          <w:t xml:space="preserve">Specification </w:t>
        </w:r>
        <w:r>
          <w:rPr>
            <w:i/>
            <w:noProof/>
            <w:sz w:val="20"/>
            <w:szCs w:val="20"/>
          </w:rPr>
          <w:t>&amp;</w:t>
        </w:r>
        <w:r w:rsidRPr="00A24053">
          <w:rPr>
            <w:i/>
            <w:noProof/>
            <w:sz w:val="20"/>
            <w:szCs w:val="20"/>
          </w:rPr>
          <w:t xml:space="preserve"> Reference</w:t>
        </w:r>
        <w:r>
          <w:rPr>
            <w:i/>
            <w:noProof/>
            <w:sz w:val="20"/>
            <w:szCs w:val="20"/>
          </w:rPr>
          <w:t xml:space="preserve"> </w:t>
        </w:r>
        <w:r w:rsidRPr="00A24053">
          <w:rPr>
            <w:i/>
            <w:noProof/>
            <w:sz w:val="20"/>
            <w:szCs w:val="20"/>
          </w:rPr>
          <w:t>Guide</w:t>
        </w:r>
        <w:r w:rsidRPr="000D7C2E">
          <w:rPr>
            <w:sz w:val="20"/>
            <w:szCs w:val="20"/>
          </w:rPr>
          <w:tab/>
        </w:r>
        <w:r>
          <w:fldChar w:fldCharType="begin"/>
        </w:r>
        <w:r>
          <w:instrText xml:space="preserve"> PAGE   \* MERGEFORMAT </w:instrText>
        </w:r>
        <w:r>
          <w:fldChar w:fldCharType="separate"/>
        </w:r>
        <w:r w:rsidRPr="001A632D">
          <w:rPr>
            <w:noProof/>
            <w:sz w:val="20"/>
            <w:szCs w:val="20"/>
          </w:rPr>
          <w:t>3</w:t>
        </w:r>
        <w:r>
          <w:rPr>
            <w:noProof/>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4AB64" w14:textId="77777777" w:rsidR="005D3F28" w:rsidRDefault="005D3F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1A1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D263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94842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6161D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9CD31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DA0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E891A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CF83AF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6264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D01A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90FF4"/>
    <w:multiLevelType w:val="hybridMultilevel"/>
    <w:tmpl w:val="55A6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8A236E"/>
    <w:multiLevelType w:val="hybridMultilevel"/>
    <w:tmpl w:val="58366CC4"/>
    <w:lvl w:ilvl="0" w:tplc="0409000F">
      <w:start w:val="1"/>
      <w:numFmt w:val="decimal"/>
      <w:lvlText w:val="%1."/>
      <w:lvlJc w:val="left"/>
      <w:pPr>
        <w:ind w:left="720" w:hanging="360"/>
      </w:pPr>
    </w:lvl>
    <w:lvl w:ilvl="1" w:tplc="59D018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9748BD"/>
    <w:multiLevelType w:val="hybridMultilevel"/>
    <w:tmpl w:val="8DC65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5B14AD"/>
    <w:multiLevelType w:val="multilevel"/>
    <w:tmpl w:val="30F6BAA2"/>
    <w:styleLink w:val="AppendixHeadings"/>
    <w:lvl w:ilvl="0">
      <w:start w:val="1"/>
      <w:numFmt w:val="upperLetter"/>
      <w:pStyle w:val="AppHead"/>
      <w:suff w:val="space"/>
      <w:lvlText w:val="%1."/>
      <w:lvlJc w:val="left"/>
      <w:pPr>
        <w:ind w:left="2437" w:hanging="2347"/>
      </w:pPr>
      <w:rPr>
        <w:rFonts w:hint="default"/>
      </w:rPr>
    </w:lvl>
    <w:lvl w:ilvl="1">
      <w:start w:val="1"/>
      <w:numFmt w:val="decimal"/>
      <w:pStyle w:val="AppHeading1"/>
      <w:lvlText w:val="%1.%2"/>
      <w:lvlJc w:val="left"/>
      <w:pPr>
        <w:tabs>
          <w:tab w:val="num" w:pos="720"/>
        </w:tabs>
        <w:ind w:left="720" w:hanging="720"/>
      </w:pPr>
      <w:rPr>
        <w:rFonts w:hint="default"/>
      </w:rPr>
    </w:lvl>
    <w:lvl w:ilvl="2">
      <w:start w:val="1"/>
      <w:numFmt w:val="decimal"/>
      <w:pStyle w:val="AppHeading2"/>
      <w:lvlText w:val="%1.%2.%3"/>
      <w:lvlJc w:val="left"/>
      <w:pPr>
        <w:tabs>
          <w:tab w:val="num" w:pos="806"/>
        </w:tabs>
        <w:ind w:left="806" w:hanging="806"/>
      </w:pPr>
      <w:rPr>
        <w:rFonts w:hint="default"/>
      </w:rPr>
    </w:lvl>
    <w:lvl w:ilvl="3">
      <w:start w:val="1"/>
      <w:numFmt w:val="decimal"/>
      <w:pStyle w:val="AppHeading3"/>
      <w:lvlText w:val="%1.%2.%3.%4"/>
      <w:lvlJc w:val="left"/>
      <w:pPr>
        <w:tabs>
          <w:tab w:val="num" w:pos="907"/>
        </w:tabs>
        <w:ind w:left="907" w:hanging="907"/>
      </w:pPr>
      <w:rPr>
        <w:rFonts w:hint="default"/>
      </w:rPr>
    </w:lvl>
    <w:lvl w:ilvl="4">
      <w:start w:val="1"/>
      <w:numFmt w:val="decimal"/>
      <w:pStyle w:val="AppHeading4"/>
      <w:lvlText w:val="%1.%2.%3.%4.%5"/>
      <w:lvlJc w:val="left"/>
      <w:pPr>
        <w:tabs>
          <w:tab w:val="num" w:pos="1080"/>
        </w:tabs>
        <w:ind w:left="1080" w:hanging="1080"/>
      </w:pPr>
      <w:rPr>
        <w:rFonts w:hint="default"/>
      </w:rPr>
    </w:lvl>
    <w:lvl w:ilvl="5">
      <w:start w:val="1"/>
      <w:numFmt w:val="none"/>
      <w:lvlRestart w:val="0"/>
      <w:suff w:val="space"/>
      <w:lvlText w:val=""/>
      <w:lvlJc w:val="left"/>
      <w:pPr>
        <w:ind w:left="0" w:firstLine="0"/>
      </w:pPr>
      <w:rPr>
        <w:rFonts w:hint="default"/>
      </w:rPr>
    </w:lvl>
    <w:lvl w:ilvl="6">
      <w:start w:val="1"/>
      <w:numFmt w:val="none"/>
      <w:lvlRestart w:val="0"/>
      <w:suff w:val="space"/>
      <w:lvlText w:val=""/>
      <w:lvlJc w:val="left"/>
      <w:pPr>
        <w:ind w:left="0" w:firstLine="0"/>
      </w:pPr>
      <w:rPr>
        <w:rFonts w:hint="default"/>
      </w:rPr>
    </w:lvl>
    <w:lvl w:ilvl="7">
      <w:start w:val="1"/>
      <w:numFmt w:val="none"/>
      <w:lvlRestart w:val="0"/>
      <w:lvlText w:val="%8"/>
      <w:lvlJc w:val="left"/>
      <w:pPr>
        <w:tabs>
          <w:tab w:val="num" w:pos="2880"/>
        </w:tabs>
        <w:ind w:left="2880" w:hanging="360"/>
      </w:pPr>
      <w:rPr>
        <w:rFonts w:hint="default"/>
      </w:rPr>
    </w:lvl>
    <w:lvl w:ilvl="8">
      <w:start w:val="1"/>
      <w:numFmt w:val="none"/>
      <w:lvlRestart w:val="0"/>
      <w:lvlText w:val="%9"/>
      <w:lvlJc w:val="left"/>
      <w:pPr>
        <w:tabs>
          <w:tab w:val="num" w:pos="3240"/>
        </w:tabs>
        <w:ind w:left="3240" w:hanging="360"/>
      </w:pPr>
      <w:rPr>
        <w:rFonts w:hint="default"/>
      </w:rPr>
    </w:lvl>
  </w:abstractNum>
  <w:abstractNum w:abstractNumId="14" w15:restartNumberingAfterBreak="0">
    <w:nsid w:val="0D6341F0"/>
    <w:multiLevelType w:val="hybridMultilevel"/>
    <w:tmpl w:val="D0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416DCD"/>
    <w:multiLevelType w:val="hybridMultilevel"/>
    <w:tmpl w:val="1956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6C600B"/>
    <w:multiLevelType w:val="hybridMultilevel"/>
    <w:tmpl w:val="B1A4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1C5DEB"/>
    <w:multiLevelType w:val="multilevel"/>
    <w:tmpl w:val="348EAA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430DF8"/>
    <w:multiLevelType w:val="hybridMultilevel"/>
    <w:tmpl w:val="296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91DCE"/>
    <w:multiLevelType w:val="multilevel"/>
    <w:tmpl w:val="B8D8D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C5D2717"/>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EB87DBB"/>
    <w:multiLevelType w:val="hybridMultilevel"/>
    <w:tmpl w:val="6C1A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55502"/>
    <w:multiLevelType w:val="hybridMultilevel"/>
    <w:tmpl w:val="E43C98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34805D67"/>
    <w:multiLevelType w:val="hybridMultilevel"/>
    <w:tmpl w:val="15E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47E6B"/>
    <w:multiLevelType w:val="hybridMultilevel"/>
    <w:tmpl w:val="4018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9E298E"/>
    <w:multiLevelType w:val="hybridMultilevel"/>
    <w:tmpl w:val="CEA63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B955E8"/>
    <w:multiLevelType w:val="hybridMultilevel"/>
    <w:tmpl w:val="F7EA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B00EC"/>
    <w:multiLevelType w:val="hybridMultilevel"/>
    <w:tmpl w:val="29A40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A86213"/>
    <w:multiLevelType w:val="hybridMultilevel"/>
    <w:tmpl w:val="95BA9E7E"/>
    <w:lvl w:ilvl="0" w:tplc="59D018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58445A"/>
    <w:multiLevelType w:val="hybridMultilevel"/>
    <w:tmpl w:val="DF5A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3E1244"/>
    <w:multiLevelType w:val="multilevel"/>
    <w:tmpl w:val="E0E0A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A363C2"/>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2" w15:restartNumberingAfterBreak="0">
    <w:nsid w:val="47D15057"/>
    <w:multiLevelType w:val="hybridMultilevel"/>
    <w:tmpl w:val="BEF671F2"/>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D527E4"/>
    <w:multiLevelType w:val="hybridMultilevel"/>
    <w:tmpl w:val="38045C54"/>
    <w:lvl w:ilvl="0" w:tplc="F2626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9A709F"/>
    <w:multiLevelType w:val="hybridMultilevel"/>
    <w:tmpl w:val="CC265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D7211"/>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54685140"/>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567765AC"/>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8" w15:restartNumberingAfterBreak="0">
    <w:nsid w:val="56C62324"/>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9" w15:restartNumberingAfterBreak="0">
    <w:nsid w:val="57BF00DE"/>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0" w15:restartNumberingAfterBreak="0">
    <w:nsid w:val="5D140805"/>
    <w:multiLevelType w:val="hybridMultilevel"/>
    <w:tmpl w:val="98E643F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5F854E2E"/>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2" w15:restartNumberingAfterBreak="0">
    <w:nsid w:val="6D92501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6DCB64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4" w15:restartNumberingAfterBreak="0">
    <w:nsid w:val="70025560"/>
    <w:multiLevelType w:val="hybridMultilevel"/>
    <w:tmpl w:val="F78C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475D1"/>
    <w:multiLevelType w:val="multilevel"/>
    <w:tmpl w:val="35A465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4B5139"/>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78424BAC"/>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8" w15:restartNumberingAfterBreak="0">
    <w:nsid w:val="7AC23A2A"/>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9" w15:restartNumberingAfterBreak="0">
    <w:nsid w:val="7B7A5A5C"/>
    <w:multiLevelType w:val="hybridMultilevel"/>
    <w:tmpl w:val="AA50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F70BFA"/>
    <w:multiLevelType w:val="hybridMultilevel"/>
    <w:tmpl w:val="3A3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F20D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7E6C44C0"/>
    <w:multiLevelType w:val="hybridMultilevel"/>
    <w:tmpl w:val="76F87A00"/>
    <w:lvl w:ilvl="0" w:tplc="FFFFFFFF">
      <w:start w:val="1"/>
      <w:numFmt w:val="bullet"/>
      <w:pStyle w:val="BullLis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32"/>
  </w:num>
  <w:num w:numId="14">
    <w:abstractNumId w:val="17"/>
  </w:num>
  <w:num w:numId="15">
    <w:abstractNumId w:val="19"/>
  </w:num>
  <w:num w:numId="16">
    <w:abstractNumId w:val="51"/>
  </w:num>
  <w:num w:numId="17">
    <w:abstractNumId w:val="45"/>
  </w:num>
  <w:num w:numId="18">
    <w:abstractNumId w:val="28"/>
  </w:num>
  <w:num w:numId="19">
    <w:abstractNumId w:val="33"/>
  </w:num>
  <w:num w:numId="20">
    <w:abstractNumId w:val="30"/>
  </w:num>
  <w:num w:numId="21">
    <w:abstractNumId w:val="23"/>
  </w:num>
  <w:num w:numId="22">
    <w:abstractNumId w:val="10"/>
  </w:num>
  <w:num w:numId="23">
    <w:abstractNumId w:val="51"/>
  </w:num>
  <w:num w:numId="24">
    <w:abstractNumId w:val="51"/>
  </w:num>
  <w:num w:numId="25">
    <w:abstractNumId w:val="49"/>
  </w:num>
  <w:num w:numId="26">
    <w:abstractNumId w:val="12"/>
  </w:num>
  <w:num w:numId="27">
    <w:abstractNumId w:val="21"/>
  </w:num>
  <w:num w:numId="28">
    <w:abstractNumId w:val="29"/>
  </w:num>
  <w:num w:numId="29">
    <w:abstractNumId w:val="27"/>
  </w:num>
  <w:num w:numId="30">
    <w:abstractNumId w:val="18"/>
  </w:num>
  <w:num w:numId="31">
    <w:abstractNumId w:val="50"/>
  </w:num>
  <w:num w:numId="32">
    <w:abstractNumId w:val="26"/>
  </w:num>
  <w:num w:numId="33">
    <w:abstractNumId w:val="24"/>
  </w:num>
  <w:num w:numId="34">
    <w:abstractNumId w:val="16"/>
  </w:num>
  <w:num w:numId="35">
    <w:abstractNumId w:val="52"/>
  </w:num>
  <w:num w:numId="36">
    <w:abstractNumId w:val="13"/>
  </w:num>
  <w:num w:numId="37">
    <w:abstractNumId w:val="34"/>
  </w:num>
  <w:num w:numId="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51"/>
  </w:num>
  <w:num w:numId="41">
    <w:abstractNumId w:val="22"/>
  </w:num>
  <w:num w:numId="42">
    <w:abstractNumId w:val="15"/>
  </w:num>
  <w:num w:numId="43">
    <w:abstractNumId w:val="25"/>
  </w:num>
  <w:num w:numId="44">
    <w:abstractNumId w:val="44"/>
  </w:num>
  <w:num w:numId="45">
    <w:abstractNumId w:val="40"/>
  </w:num>
  <w:num w:numId="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 w:numId="48">
    <w:abstractNumId w:val="31"/>
  </w:num>
  <w:num w:numId="49">
    <w:abstractNumId w:val="46"/>
  </w:num>
  <w:num w:numId="50">
    <w:abstractNumId w:val="35"/>
  </w:num>
  <w:num w:numId="51">
    <w:abstractNumId w:val="47"/>
  </w:num>
  <w:num w:numId="52">
    <w:abstractNumId w:val="41"/>
  </w:num>
  <w:num w:numId="53">
    <w:abstractNumId w:val="48"/>
  </w:num>
  <w:num w:numId="54">
    <w:abstractNumId w:val="37"/>
  </w:num>
  <w:num w:numId="55">
    <w:abstractNumId w:val="38"/>
  </w:num>
  <w:num w:numId="56">
    <w:abstractNumId w:val="36"/>
  </w:num>
  <w:num w:numId="57">
    <w:abstractNumId w:val="43"/>
  </w:num>
  <w:num w:numId="58">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trackRevisions/>
  <w:defaultTabStop w:val="288"/>
  <w:hyphenationZone w:val="425"/>
  <w:evenAndOddHeaders/>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99"/>
    <w:rsid w:val="00000FF5"/>
    <w:rsid w:val="00003729"/>
    <w:rsid w:val="00003D6C"/>
    <w:rsid w:val="0000464E"/>
    <w:rsid w:val="000048BC"/>
    <w:rsid w:val="000125A4"/>
    <w:rsid w:val="0001515B"/>
    <w:rsid w:val="00015253"/>
    <w:rsid w:val="00020181"/>
    <w:rsid w:val="00021A52"/>
    <w:rsid w:val="000263DE"/>
    <w:rsid w:val="00027DC9"/>
    <w:rsid w:val="00032BD5"/>
    <w:rsid w:val="00033525"/>
    <w:rsid w:val="00035972"/>
    <w:rsid w:val="00035DDF"/>
    <w:rsid w:val="000374D2"/>
    <w:rsid w:val="00037A97"/>
    <w:rsid w:val="00040744"/>
    <w:rsid w:val="00041DE3"/>
    <w:rsid w:val="0004318F"/>
    <w:rsid w:val="000440FB"/>
    <w:rsid w:val="00044130"/>
    <w:rsid w:val="00052C9C"/>
    <w:rsid w:val="00053FF7"/>
    <w:rsid w:val="00057583"/>
    <w:rsid w:val="00057A0B"/>
    <w:rsid w:val="000605C2"/>
    <w:rsid w:val="00061A05"/>
    <w:rsid w:val="000633D8"/>
    <w:rsid w:val="000644B8"/>
    <w:rsid w:val="0006685E"/>
    <w:rsid w:val="00066D45"/>
    <w:rsid w:val="000709E7"/>
    <w:rsid w:val="0007436B"/>
    <w:rsid w:val="00080C75"/>
    <w:rsid w:val="00080D02"/>
    <w:rsid w:val="000840B4"/>
    <w:rsid w:val="0008432F"/>
    <w:rsid w:val="00084C59"/>
    <w:rsid w:val="000907DA"/>
    <w:rsid w:val="00092779"/>
    <w:rsid w:val="000934DE"/>
    <w:rsid w:val="00093C84"/>
    <w:rsid w:val="000948A0"/>
    <w:rsid w:val="00096F03"/>
    <w:rsid w:val="000A4B78"/>
    <w:rsid w:val="000A6507"/>
    <w:rsid w:val="000A7763"/>
    <w:rsid w:val="000B255B"/>
    <w:rsid w:val="000B4FE2"/>
    <w:rsid w:val="000B5F00"/>
    <w:rsid w:val="000B62C5"/>
    <w:rsid w:val="000C1D12"/>
    <w:rsid w:val="000C60C9"/>
    <w:rsid w:val="000D63A8"/>
    <w:rsid w:val="000D7A8D"/>
    <w:rsid w:val="000D7C2E"/>
    <w:rsid w:val="000E1E19"/>
    <w:rsid w:val="000E3FE7"/>
    <w:rsid w:val="000F0263"/>
    <w:rsid w:val="000F4ED4"/>
    <w:rsid w:val="000F6114"/>
    <w:rsid w:val="000F6CB9"/>
    <w:rsid w:val="000F7F71"/>
    <w:rsid w:val="001009DF"/>
    <w:rsid w:val="0010103A"/>
    <w:rsid w:val="0010106F"/>
    <w:rsid w:val="001011BE"/>
    <w:rsid w:val="00104D3D"/>
    <w:rsid w:val="0010716C"/>
    <w:rsid w:val="00107420"/>
    <w:rsid w:val="00113866"/>
    <w:rsid w:val="0011596D"/>
    <w:rsid w:val="00116C9D"/>
    <w:rsid w:val="001239B0"/>
    <w:rsid w:val="00124597"/>
    <w:rsid w:val="00124FB5"/>
    <w:rsid w:val="00126AEC"/>
    <w:rsid w:val="001271D7"/>
    <w:rsid w:val="00127D21"/>
    <w:rsid w:val="00127EAA"/>
    <w:rsid w:val="001317C8"/>
    <w:rsid w:val="0013253A"/>
    <w:rsid w:val="00136536"/>
    <w:rsid w:val="00140AA5"/>
    <w:rsid w:val="00142E9D"/>
    <w:rsid w:val="001438A1"/>
    <w:rsid w:val="001440BB"/>
    <w:rsid w:val="00144E50"/>
    <w:rsid w:val="001454C4"/>
    <w:rsid w:val="0014780C"/>
    <w:rsid w:val="00153F33"/>
    <w:rsid w:val="00156BD1"/>
    <w:rsid w:val="0015775A"/>
    <w:rsid w:val="00160134"/>
    <w:rsid w:val="001601DC"/>
    <w:rsid w:val="0016275C"/>
    <w:rsid w:val="001811F8"/>
    <w:rsid w:val="00183015"/>
    <w:rsid w:val="00185404"/>
    <w:rsid w:val="00186929"/>
    <w:rsid w:val="00190583"/>
    <w:rsid w:val="00195707"/>
    <w:rsid w:val="001962D1"/>
    <w:rsid w:val="001962E2"/>
    <w:rsid w:val="001A01D5"/>
    <w:rsid w:val="001A5934"/>
    <w:rsid w:val="001A632D"/>
    <w:rsid w:val="001A79D2"/>
    <w:rsid w:val="001B0C49"/>
    <w:rsid w:val="001B111A"/>
    <w:rsid w:val="001B2955"/>
    <w:rsid w:val="001B45E9"/>
    <w:rsid w:val="001B5A82"/>
    <w:rsid w:val="001C0EBD"/>
    <w:rsid w:val="001C105E"/>
    <w:rsid w:val="001C416E"/>
    <w:rsid w:val="001C4375"/>
    <w:rsid w:val="001C5890"/>
    <w:rsid w:val="001C6425"/>
    <w:rsid w:val="001C7BCC"/>
    <w:rsid w:val="001D1578"/>
    <w:rsid w:val="001D2C36"/>
    <w:rsid w:val="001D66A6"/>
    <w:rsid w:val="001D69C0"/>
    <w:rsid w:val="001E1B91"/>
    <w:rsid w:val="001E5B76"/>
    <w:rsid w:val="001F0AF9"/>
    <w:rsid w:val="001F14DA"/>
    <w:rsid w:val="001F22FF"/>
    <w:rsid w:val="001F2AAB"/>
    <w:rsid w:val="001F3118"/>
    <w:rsid w:val="001F33F1"/>
    <w:rsid w:val="001F472F"/>
    <w:rsid w:val="001F5526"/>
    <w:rsid w:val="001F7CAC"/>
    <w:rsid w:val="00202E93"/>
    <w:rsid w:val="00204236"/>
    <w:rsid w:val="00205671"/>
    <w:rsid w:val="00214759"/>
    <w:rsid w:val="00215D76"/>
    <w:rsid w:val="0021661F"/>
    <w:rsid w:val="0021784D"/>
    <w:rsid w:val="00217A3F"/>
    <w:rsid w:val="00220B86"/>
    <w:rsid w:val="00220CE2"/>
    <w:rsid w:val="00225D24"/>
    <w:rsid w:val="00233F69"/>
    <w:rsid w:val="00234FB9"/>
    <w:rsid w:val="00235DE7"/>
    <w:rsid w:val="002363D7"/>
    <w:rsid w:val="00236584"/>
    <w:rsid w:val="00236848"/>
    <w:rsid w:val="00240462"/>
    <w:rsid w:val="00241B3C"/>
    <w:rsid w:val="00242D62"/>
    <w:rsid w:val="00242F49"/>
    <w:rsid w:val="002448E1"/>
    <w:rsid w:val="002533A6"/>
    <w:rsid w:val="00253E09"/>
    <w:rsid w:val="0026523A"/>
    <w:rsid w:val="0026530D"/>
    <w:rsid w:val="00265D54"/>
    <w:rsid w:val="00270B39"/>
    <w:rsid w:val="0027203D"/>
    <w:rsid w:val="0027437C"/>
    <w:rsid w:val="00275D6A"/>
    <w:rsid w:val="00277193"/>
    <w:rsid w:val="0028060A"/>
    <w:rsid w:val="00280E53"/>
    <w:rsid w:val="00281DDA"/>
    <w:rsid w:val="00283EB8"/>
    <w:rsid w:val="002841A9"/>
    <w:rsid w:val="0028488C"/>
    <w:rsid w:val="00284E57"/>
    <w:rsid w:val="0028605D"/>
    <w:rsid w:val="00286903"/>
    <w:rsid w:val="00291113"/>
    <w:rsid w:val="002913A2"/>
    <w:rsid w:val="002A047A"/>
    <w:rsid w:val="002A0752"/>
    <w:rsid w:val="002A44C8"/>
    <w:rsid w:val="002A5847"/>
    <w:rsid w:val="002A5ECC"/>
    <w:rsid w:val="002A6122"/>
    <w:rsid w:val="002A7809"/>
    <w:rsid w:val="002B1641"/>
    <w:rsid w:val="002B4AC1"/>
    <w:rsid w:val="002B6F69"/>
    <w:rsid w:val="002C0CA6"/>
    <w:rsid w:val="002C31CE"/>
    <w:rsid w:val="002C47C6"/>
    <w:rsid w:val="002C57D8"/>
    <w:rsid w:val="002C720E"/>
    <w:rsid w:val="002D011B"/>
    <w:rsid w:val="002D52A3"/>
    <w:rsid w:val="002D651C"/>
    <w:rsid w:val="002D68E4"/>
    <w:rsid w:val="002E1B9C"/>
    <w:rsid w:val="002E3013"/>
    <w:rsid w:val="002E5A5B"/>
    <w:rsid w:val="002E70D6"/>
    <w:rsid w:val="002F04D5"/>
    <w:rsid w:val="002F0BA9"/>
    <w:rsid w:val="002F3430"/>
    <w:rsid w:val="002F54B1"/>
    <w:rsid w:val="002F6598"/>
    <w:rsid w:val="002F7561"/>
    <w:rsid w:val="00302643"/>
    <w:rsid w:val="00304E82"/>
    <w:rsid w:val="00305354"/>
    <w:rsid w:val="00306059"/>
    <w:rsid w:val="00310346"/>
    <w:rsid w:val="00310B4A"/>
    <w:rsid w:val="0031722E"/>
    <w:rsid w:val="003230C7"/>
    <w:rsid w:val="003234CC"/>
    <w:rsid w:val="00324A57"/>
    <w:rsid w:val="00326062"/>
    <w:rsid w:val="00330831"/>
    <w:rsid w:val="003309A6"/>
    <w:rsid w:val="003323A6"/>
    <w:rsid w:val="00334639"/>
    <w:rsid w:val="00337D62"/>
    <w:rsid w:val="00340599"/>
    <w:rsid w:val="0034180F"/>
    <w:rsid w:val="00343C05"/>
    <w:rsid w:val="003458B0"/>
    <w:rsid w:val="003478A3"/>
    <w:rsid w:val="003514B1"/>
    <w:rsid w:val="00351BF9"/>
    <w:rsid w:val="003527B3"/>
    <w:rsid w:val="00354590"/>
    <w:rsid w:val="00361775"/>
    <w:rsid w:val="0036277F"/>
    <w:rsid w:val="003657E8"/>
    <w:rsid w:val="00365D67"/>
    <w:rsid w:val="003667DE"/>
    <w:rsid w:val="0037038E"/>
    <w:rsid w:val="00370B3C"/>
    <w:rsid w:val="00372CFD"/>
    <w:rsid w:val="00372D68"/>
    <w:rsid w:val="0037354C"/>
    <w:rsid w:val="0038168D"/>
    <w:rsid w:val="003818F5"/>
    <w:rsid w:val="00383060"/>
    <w:rsid w:val="00383412"/>
    <w:rsid w:val="00383EB1"/>
    <w:rsid w:val="00385DB3"/>
    <w:rsid w:val="003868B6"/>
    <w:rsid w:val="003873F1"/>
    <w:rsid w:val="003928A2"/>
    <w:rsid w:val="00393216"/>
    <w:rsid w:val="0039348B"/>
    <w:rsid w:val="00393A20"/>
    <w:rsid w:val="00393FB6"/>
    <w:rsid w:val="003A1401"/>
    <w:rsid w:val="003A33F2"/>
    <w:rsid w:val="003A3789"/>
    <w:rsid w:val="003A42D1"/>
    <w:rsid w:val="003A5D4D"/>
    <w:rsid w:val="003B1FC5"/>
    <w:rsid w:val="003B2247"/>
    <w:rsid w:val="003B32D7"/>
    <w:rsid w:val="003B58A0"/>
    <w:rsid w:val="003C3937"/>
    <w:rsid w:val="003C6F89"/>
    <w:rsid w:val="003D0B95"/>
    <w:rsid w:val="003D13E6"/>
    <w:rsid w:val="003D1B3A"/>
    <w:rsid w:val="003D1DF4"/>
    <w:rsid w:val="003D7A76"/>
    <w:rsid w:val="003E115B"/>
    <w:rsid w:val="003E293E"/>
    <w:rsid w:val="003E2A42"/>
    <w:rsid w:val="003F0AD8"/>
    <w:rsid w:val="003F72A1"/>
    <w:rsid w:val="003F7F74"/>
    <w:rsid w:val="00401E17"/>
    <w:rsid w:val="00404AE9"/>
    <w:rsid w:val="0040558E"/>
    <w:rsid w:val="00405D5A"/>
    <w:rsid w:val="00406E78"/>
    <w:rsid w:val="004125B6"/>
    <w:rsid w:val="00413741"/>
    <w:rsid w:val="00413EC4"/>
    <w:rsid w:val="00413F39"/>
    <w:rsid w:val="004144AB"/>
    <w:rsid w:val="00415271"/>
    <w:rsid w:val="0041560C"/>
    <w:rsid w:val="00416DFF"/>
    <w:rsid w:val="004220FF"/>
    <w:rsid w:val="00426523"/>
    <w:rsid w:val="00431658"/>
    <w:rsid w:val="00432050"/>
    <w:rsid w:val="00433D7D"/>
    <w:rsid w:val="00437257"/>
    <w:rsid w:val="004403F0"/>
    <w:rsid w:val="004410F1"/>
    <w:rsid w:val="00441488"/>
    <w:rsid w:val="00441890"/>
    <w:rsid w:val="0044345B"/>
    <w:rsid w:val="004501FA"/>
    <w:rsid w:val="0045663A"/>
    <w:rsid w:val="00462E31"/>
    <w:rsid w:val="0046342C"/>
    <w:rsid w:val="00463E27"/>
    <w:rsid w:val="00480753"/>
    <w:rsid w:val="00481EF6"/>
    <w:rsid w:val="00483878"/>
    <w:rsid w:val="00483D5B"/>
    <w:rsid w:val="00484A5E"/>
    <w:rsid w:val="00486028"/>
    <w:rsid w:val="00486915"/>
    <w:rsid w:val="00487448"/>
    <w:rsid w:val="00487C70"/>
    <w:rsid w:val="00491C82"/>
    <w:rsid w:val="00491E5D"/>
    <w:rsid w:val="00492A2B"/>
    <w:rsid w:val="00493F0A"/>
    <w:rsid w:val="00494038"/>
    <w:rsid w:val="004945DC"/>
    <w:rsid w:val="004A3D4D"/>
    <w:rsid w:val="004B0C5D"/>
    <w:rsid w:val="004B1C3F"/>
    <w:rsid w:val="004B2BA9"/>
    <w:rsid w:val="004B4887"/>
    <w:rsid w:val="004B5579"/>
    <w:rsid w:val="004B558E"/>
    <w:rsid w:val="004B567E"/>
    <w:rsid w:val="004B5D2D"/>
    <w:rsid w:val="004B7DC2"/>
    <w:rsid w:val="004C035C"/>
    <w:rsid w:val="004C154E"/>
    <w:rsid w:val="004C5F54"/>
    <w:rsid w:val="004C688F"/>
    <w:rsid w:val="004D2FFF"/>
    <w:rsid w:val="004D3ED2"/>
    <w:rsid w:val="004D60CB"/>
    <w:rsid w:val="004D6E73"/>
    <w:rsid w:val="004D774C"/>
    <w:rsid w:val="004E54B1"/>
    <w:rsid w:val="004E5F37"/>
    <w:rsid w:val="004E6885"/>
    <w:rsid w:val="004F29E4"/>
    <w:rsid w:val="004F3809"/>
    <w:rsid w:val="004F5720"/>
    <w:rsid w:val="004F7723"/>
    <w:rsid w:val="005007CB"/>
    <w:rsid w:val="0050793C"/>
    <w:rsid w:val="00510DEA"/>
    <w:rsid w:val="0051299A"/>
    <w:rsid w:val="00515170"/>
    <w:rsid w:val="00516716"/>
    <w:rsid w:val="00516D9B"/>
    <w:rsid w:val="0052163F"/>
    <w:rsid w:val="00524520"/>
    <w:rsid w:val="0052538D"/>
    <w:rsid w:val="00525FC4"/>
    <w:rsid w:val="0053101D"/>
    <w:rsid w:val="005314C5"/>
    <w:rsid w:val="005332E7"/>
    <w:rsid w:val="005349AB"/>
    <w:rsid w:val="005423B1"/>
    <w:rsid w:val="00544913"/>
    <w:rsid w:val="00553A72"/>
    <w:rsid w:val="005561E0"/>
    <w:rsid w:val="005563BA"/>
    <w:rsid w:val="0055785C"/>
    <w:rsid w:val="00560122"/>
    <w:rsid w:val="00560801"/>
    <w:rsid w:val="00561CED"/>
    <w:rsid w:val="00564AAB"/>
    <w:rsid w:val="00566EAA"/>
    <w:rsid w:val="00566F74"/>
    <w:rsid w:val="00566FD9"/>
    <w:rsid w:val="00570B53"/>
    <w:rsid w:val="00572CF9"/>
    <w:rsid w:val="00573D21"/>
    <w:rsid w:val="0057538D"/>
    <w:rsid w:val="00575DE1"/>
    <w:rsid w:val="00576BDD"/>
    <w:rsid w:val="00582704"/>
    <w:rsid w:val="0058294D"/>
    <w:rsid w:val="00584311"/>
    <w:rsid w:val="00584AAB"/>
    <w:rsid w:val="005919C2"/>
    <w:rsid w:val="00591C3F"/>
    <w:rsid w:val="00592B3F"/>
    <w:rsid w:val="005945B2"/>
    <w:rsid w:val="005955B7"/>
    <w:rsid w:val="005958E6"/>
    <w:rsid w:val="005A0D40"/>
    <w:rsid w:val="005A22F5"/>
    <w:rsid w:val="005A36AD"/>
    <w:rsid w:val="005B03B8"/>
    <w:rsid w:val="005B1E39"/>
    <w:rsid w:val="005B2C5A"/>
    <w:rsid w:val="005B4ED2"/>
    <w:rsid w:val="005B77E8"/>
    <w:rsid w:val="005C0947"/>
    <w:rsid w:val="005C3948"/>
    <w:rsid w:val="005C45FF"/>
    <w:rsid w:val="005C49D4"/>
    <w:rsid w:val="005C7EED"/>
    <w:rsid w:val="005D1DF4"/>
    <w:rsid w:val="005D38D9"/>
    <w:rsid w:val="005D3C83"/>
    <w:rsid w:val="005D3F28"/>
    <w:rsid w:val="005D584C"/>
    <w:rsid w:val="005D6247"/>
    <w:rsid w:val="005E0F89"/>
    <w:rsid w:val="005E3073"/>
    <w:rsid w:val="005E32AE"/>
    <w:rsid w:val="005E6813"/>
    <w:rsid w:val="005E6A18"/>
    <w:rsid w:val="005E6A25"/>
    <w:rsid w:val="005F1614"/>
    <w:rsid w:val="005F20B5"/>
    <w:rsid w:val="005F2216"/>
    <w:rsid w:val="005F4729"/>
    <w:rsid w:val="005F5F8E"/>
    <w:rsid w:val="005F6239"/>
    <w:rsid w:val="005F7B07"/>
    <w:rsid w:val="0060370B"/>
    <w:rsid w:val="006041F2"/>
    <w:rsid w:val="00606F48"/>
    <w:rsid w:val="00614354"/>
    <w:rsid w:val="00614457"/>
    <w:rsid w:val="00616AA1"/>
    <w:rsid w:val="00620C22"/>
    <w:rsid w:val="0062104F"/>
    <w:rsid w:val="00630013"/>
    <w:rsid w:val="0063066F"/>
    <w:rsid w:val="00633470"/>
    <w:rsid w:val="0063510A"/>
    <w:rsid w:val="00643578"/>
    <w:rsid w:val="0064589E"/>
    <w:rsid w:val="00646364"/>
    <w:rsid w:val="00647273"/>
    <w:rsid w:val="0065347C"/>
    <w:rsid w:val="00654900"/>
    <w:rsid w:val="00655F77"/>
    <w:rsid w:val="00662DE0"/>
    <w:rsid w:val="00664B60"/>
    <w:rsid w:val="0066633E"/>
    <w:rsid w:val="0066636D"/>
    <w:rsid w:val="00672570"/>
    <w:rsid w:val="006728B5"/>
    <w:rsid w:val="006821AA"/>
    <w:rsid w:val="00683C74"/>
    <w:rsid w:val="00685D44"/>
    <w:rsid w:val="006A0203"/>
    <w:rsid w:val="006A0281"/>
    <w:rsid w:val="006A4A58"/>
    <w:rsid w:val="006A5488"/>
    <w:rsid w:val="006A6944"/>
    <w:rsid w:val="006B1543"/>
    <w:rsid w:val="006B1871"/>
    <w:rsid w:val="006B2BD8"/>
    <w:rsid w:val="006B66BF"/>
    <w:rsid w:val="006B7FD8"/>
    <w:rsid w:val="006C3FEC"/>
    <w:rsid w:val="006C61D7"/>
    <w:rsid w:val="006C7A10"/>
    <w:rsid w:val="006C7B96"/>
    <w:rsid w:val="006D0ACD"/>
    <w:rsid w:val="006D1163"/>
    <w:rsid w:val="006D2A69"/>
    <w:rsid w:val="006D2E65"/>
    <w:rsid w:val="006D549F"/>
    <w:rsid w:val="006E0705"/>
    <w:rsid w:val="006E2325"/>
    <w:rsid w:val="006E2E76"/>
    <w:rsid w:val="006E39A6"/>
    <w:rsid w:val="006E5BA8"/>
    <w:rsid w:val="006F0396"/>
    <w:rsid w:val="006F1272"/>
    <w:rsid w:val="006F2297"/>
    <w:rsid w:val="006F3819"/>
    <w:rsid w:val="006F4138"/>
    <w:rsid w:val="00701ACA"/>
    <w:rsid w:val="00704008"/>
    <w:rsid w:val="007041C8"/>
    <w:rsid w:val="00704B5E"/>
    <w:rsid w:val="00704C51"/>
    <w:rsid w:val="00705CFD"/>
    <w:rsid w:val="007069BD"/>
    <w:rsid w:val="007100F1"/>
    <w:rsid w:val="007113C3"/>
    <w:rsid w:val="00711D11"/>
    <w:rsid w:val="00711FC4"/>
    <w:rsid w:val="00713086"/>
    <w:rsid w:val="007132C4"/>
    <w:rsid w:val="007136D1"/>
    <w:rsid w:val="00717DFA"/>
    <w:rsid w:val="00720A44"/>
    <w:rsid w:val="00720B44"/>
    <w:rsid w:val="007235AA"/>
    <w:rsid w:val="00725BA5"/>
    <w:rsid w:val="00730DDF"/>
    <w:rsid w:val="00731492"/>
    <w:rsid w:val="007318FF"/>
    <w:rsid w:val="00731FD2"/>
    <w:rsid w:val="007324C1"/>
    <w:rsid w:val="00732927"/>
    <w:rsid w:val="00733EF4"/>
    <w:rsid w:val="00734355"/>
    <w:rsid w:val="00736471"/>
    <w:rsid w:val="00737C61"/>
    <w:rsid w:val="00741DA6"/>
    <w:rsid w:val="007426F6"/>
    <w:rsid w:val="007462F6"/>
    <w:rsid w:val="00750252"/>
    <w:rsid w:val="007523B9"/>
    <w:rsid w:val="00753BBF"/>
    <w:rsid w:val="00754B57"/>
    <w:rsid w:val="00755BEE"/>
    <w:rsid w:val="00756FAD"/>
    <w:rsid w:val="007571CC"/>
    <w:rsid w:val="007601A4"/>
    <w:rsid w:val="00760D8B"/>
    <w:rsid w:val="00760F3B"/>
    <w:rsid w:val="0076139B"/>
    <w:rsid w:val="00764559"/>
    <w:rsid w:val="00767AC6"/>
    <w:rsid w:val="00767E49"/>
    <w:rsid w:val="007724CB"/>
    <w:rsid w:val="00772950"/>
    <w:rsid w:val="007731F3"/>
    <w:rsid w:val="007742B6"/>
    <w:rsid w:val="00774F90"/>
    <w:rsid w:val="00775D46"/>
    <w:rsid w:val="00777C03"/>
    <w:rsid w:val="00780667"/>
    <w:rsid w:val="007806FE"/>
    <w:rsid w:val="00783610"/>
    <w:rsid w:val="00786E80"/>
    <w:rsid w:val="007873BC"/>
    <w:rsid w:val="00787ED8"/>
    <w:rsid w:val="00791F4C"/>
    <w:rsid w:val="00795A29"/>
    <w:rsid w:val="00796606"/>
    <w:rsid w:val="007A1CE5"/>
    <w:rsid w:val="007A1F9E"/>
    <w:rsid w:val="007A237F"/>
    <w:rsid w:val="007A28C5"/>
    <w:rsid w:val="007A43FC"/>
    <w:rsid w:val="007A58F1"/>
    <w:rsid w:val="007B05A7"/>
    <w:rsid w:val="007B39F0"/>
    <w:rsid w:val="007B492C"/>
    <w:rsid w:val="007B71F4"/>
    <w:rsid w:val="007B7B28"/>
    <w:rsid w:val="007C0B38"/>
    <w:rsid w:val="007C3705"/>
    <w:rsid w:val="007C3715"/>
    <w:rsid w:val="007D107D"/>
    <w:rsid w:val="007D6FD2"/>
    <w:rsid w:val="007D71F3"/>
    <w:rsid w:val="007E0879"/>
    <w:rsid w:val="007E5B84"/>
    <w:rsid w:val="007E5FC3"/>
    <w:rsid w:val="007F0D7D"/>
    <w:rsid w:val="007F1F61"/>
    <w:rsid w:val="007F29E6"/>
    <w:rsid w:val="007F3489"/>
    <w:rsid w:val="007F6E8C"/>
    <w:rsid w:val="007F7D22"/>
    <w:rsid w:val="00801753"/>
    <w:rsid w:val="00801BBA"/>
    <w:rsid w:val="00801D5A"/>
    <w:rsid w:val="00804972"/>
    <w:rsid w:val="00810976"/>
    <w:rsid w:val="00811389"/>
    <w:rsid w:val="00813D49"/>
    <w:rsid w:val="00814B70"/>
    <w:rsid w:val="00815371"/>
    <w:rsid w:val="008159C7"/>
    <w:rsid w:val="00820183"/>
    <w:rsid w:val="00821DAD"/>
    <w:rsid w:val="0082563C"/>
    <w:rsid w:val="00825D2D"/>
    <w:rsid w:val="00826026"/>
    <w:rsid w:val="008273A6"/>
    <w:rsid w:val="00830A19"/>
    <w:rsid w:val="00837F1E"/>
    <w:rsid w:val="00837F82"/>
    <w:rsid w:val="00842093"/>
    <w:rsid w:val="00843382"/>
    <w:rsid w:val="00843607"/>
    <w:rsid w:val="00843A82"/>
    <w:rsid w:val="0084494B"/>
    <w:rsid w:val="00850A7D"/>
    <w:rsid w:val="00850DA9"/>
    <w:rsid w:val="00852B97"/>
    <w:rsid w:val="00852DEA"/>
    <w:rsid w:val="00861E36"/>
    <w:rsid w:val="00862F6B"/>
    <w:rsid w:val="00863283"/>
    <w:rsid w:val="00863B83"/>
    <w:rsid w:val="00865BA2"/>
    <w:rsid w:val="008667A1"/>
    <w:rsid w:val="008717F5"/>
    <w:rsid w:val="008738AF"/>
    <w:rsid w:val="0087421F"/>
    <w:rsid w:val="0087776A"/>
    <w:rsid w:val="00883083"/>
    <w:rsid w:val="00885666"/>
    <w:rsid w:val="00890AF1"/>
    <w:rsid w:val="00890AF5"/>
    <w:rsid w:val="008943E1"/>
    <w:rsid w:val="00896A92"/>
    <w:rsid w:val="008A16EE"/>
    <w:rsid w:val="008A1C1E"/>
    <w:rsid w:val="008A2DE3"/>
    <w:rsid w:val="008A5F95"/>
    <w:rsid w:val="008A6005"/>
    <w:rsid w:val="008B03EE"/>
    <w:rsid w:val="008B04FC"/>
    <w:rsid w:val="008B4686"/>
    <w:rsid w:val="008B47CA"/>
    <w:rsid w:val="008B5716"/>
    <w:rsid w:val="008B6292"/>
    <w:rsid w:val="008C7E98"/>
    <w:rsid w:val="008D034B"/>
    <w:rsid w:val="008D35DB"/>
    <w:rsid w:val="008D52CB"/>
    <w:rsid w:val="008D6ED9"/>
    <w:rsid w:val="008D75F3"/>
    <w:rsid w:val="008E485F"/>
    <w:rsid w:val="008E5F7F"/>
    <w:rsid w:val="008E7235"/>
    <w:rsid w:val="008E732B"/>
    <w:rsid w:val="008E7421"/>
    <w:rsid w:val="008F041C"/>
    <w:rsid w:val="008F04F6"/>
    <w:rsid w:val="008F25A7"/>
    <w:rsid w:val="008F5C28"/>
    <w:rsid w:val="009009F5"/>
    <w:rsid w:val="0090239E"/>
    <w:rsid w:val="00902499"/>
    <w:rsid w:val="009034A2"/>
    <w:rsid w:val="00904B62"/>
    <w:rsid w:val="00906A34"/>
    <w:rsid w:val="00907139"/>
    <w:rsid w:val="00913252"/>
    <w:rsid w:val="0091479E"/>
    <w:rsid w:val="0091516B"/>
    <w:rsid w:val="00915E76"/>
    <w:rsid w:val="0091601F"/>
    <w:rsid w:val="009174C0"/>
    <w:rsid w:val="00923A1B"/>
    <w:rsid w:val="009302F0"/>
    <w:rsid w:val="009320A3"/>
    <w:rsid w:val="0093233C"/>
    <w:rsid w:val="0093304A"/>
    <w:rsid w:val="00933091"/>
    <w:rsid w:val="00933AF8"/>
    <w:rsid w:val="00933E4F"/>
    <w:rsid w:val="00935BE9"/>
    <w:rsid w:val="00940262"/>
    <w:rsid w:val="00940B12"/>
    <w:rsid w:val="00941130"/>
    <w:rsid w:val="0094323B"/>
    <w:rsid w:val="00943C7D"/>
    <w:rsid w:val="00943E60"/>
    <w:rsid w:val="00943F71"/>
    <w:rsid w:val="00944A9B"/>
    <w:rsid w:val="00944B2D"/>
    <w:rsid w:val="0094538E"/>
    <w:rsid w:val="0094676C"/>
    <w:rsid w:val="0095026B"/>
    <w:rsid w:val="00952591"/>
    <w:rsid w:val="009572C9"/>
    <w:rsid w:val="009611B2"/>
    <w:rsid w:val="00961248"/>
    <w:rsid w:val="00961575"/>
    <w:rsid w:val="00963240"/>
    <w:rsid w:val="0097077D"/>
    <w:rsid w:val="009732B1"/>
    <w:rsid w:val="00974EDF"/>
    <w:rsid w:val="00975E51"/>
    <w:rsid w:val="00977682"/>
    <w:rsid w:val="00982C60"/>
    <w:rsid w:val="00982C79"/>
    <w:rsid w:val="00990EB4"/>
    <w:rsid w:val="00991553"/>
    <w:rsid w:val="0099349D"/>
    <w:rsid w:val="009956F1"/>
    <w:rsid w:val="00996613"/>
    <w:rsid w:val="0099798D"/>
    <w:rsid w:val="009A0907"/>
    <w:rsid w:val="009A14CF"/>
    <w:rsid w:val="009A3422"/>
    <w:rsid w:val="009A7227"/>
    <w:rsid w:val="009B1368"/>
    <w:rsid w:val="009B477F"/>
    <w:rsid w:val="009B4E20"/>
    <w:rsid w:val="009B4E36"/>
    <w:rsid w:val="009B559B"/>
    <w:rsid w:val="009B6D96"/>
    <w:rsid w:val="009C1201"/>
    <w:rsid w:val="009C38C7"/>
    <w:rsid w:val="009C4641"/>
    <w:rsid w:val="009C62B0"/>
    <w:rsid w:val="009C782D"/>
    <w:rsid w:val="009D460A"/>
    <w:rsid w:val="009D4A99"/>
    <w:rsid w:val="009D5F3F"/>
    <w:rsid w:val="009D76DC"/>
    <w:rsid w:val="009E0304"/>
    <w:rsid w:val="009E0F72"/>
    <w:rsid w:val="009E2704"/>
    <w:rsid w:val="009E4106"/>
    <w:rsid w:val="009E710D"/>
    <w:rsid w:val="009E734B"/>
    <w:rsid w:val="009F2242"/>
    <w:rsid w:val="009F65D6"/>
    <w:rsid w:val="00A01512"/>
    <w:rsid w:val="00A01D38"/>
    <w:rsid w:val="00A04108"/>
    <w:rsid w:val="00A04A1F"/>
    <w:rsid w:val="00A04E8E"/>
    <w:rsid w:val="00A06BF4"/>
    <w:rsid w:val="00A11B2B"/>
    <w:rsid w:val="00A12AE0"/>
    <w:rsid w:val="00A12E9C"/>
    <w:rsid w:val="00A13AE5"/>
    <w:rsid w:val="00A16C5D"/>
    <w:rsid w:val="00A17D1B"/>
    <w:rsid w:val="00A20994"/>
    <w:rsid w:val="00A21E89"/>
    <w:rsid w:val="00A24053"/>
    <w:rsid w:val="00A24B35"/>
    <w:rsid w:val="00A252A8"/>
    <w:rsid w:val="00A2606F"/>
    <w:rsid w:val="00A26972"/>
    <w:rsid w:val="00A2785A"/>
    <w:rsid w:val="00A30AC8"/>
    <w:rsid w:val="00A30CBB"/>
    <w:rsid w:val="00A3116D"/>
    <w:rsid w:val="00A325CC"/>
    <w:rsid w:val="00A33BEB"/>
    <w:rsid w:val="00A35E9D"/>
    <w:rsid w:val="00A36A45"/>
    <w:rsid w:val="00A41624"/>
    <w:rsid w:val="00A419DE"/>
    <w:rsid w:val="00A439C3"/>
    <w:rsid w:val="00A44387"/>
    <w:rsid w:val="00A456C4"/>
    <w:rsid w:val="00A4768B"/>
    <w:rsid w:val="00A4785D"/>
    <w:rsid w:val="00A505CA"/>
    <w:rsid w:val="00A55929"/>
    <w:rsid w:val="00A576A6"/>
    <w:rsid w:val="00A60649"/>
    <w:rsid w:val="00A61762"/>
    <w:rsid w:val="00A64ABE"/>
    <w:rsid w:val="00A67197"/>
    <w:rsid w:val="00A67F8A"/>
    <w:rsid w:val="00A70D4C"/>
    <w:rsid w:val="00A70F5D"/>
    <w:rsid w:val="00A72420"/>
    <w:rsid w:val="00A72AF0"/>
    <w:rsid w:val="00A7642B"/>
    <w:rsid w:val="00A77EDA"/>
    <w:rsid w:val="00A9601A"/>
    <w:rsid w:val="00AA02BD"/>
    <w:rsid w:val="00AA22E5"/>
    <w:rsid w:val="00AA2C9D"/>
    <w:rsid w:val="00AB0B91"/>
    <w:rsid w:val="00AB20DB"/>
    <w:rsid w:val="00AB54D0"/>
    <w:rsid w:val="00AB59E1"/>
    <w:rsid w:val="00AB7150"/>
    <w:rsid w:val="00AC009E"/>
    <w:rsid w:val="00AC7595"/>
    <w:rsid w:val="00AD0665"/>
    <w:rsid w:val="00AD0BDA"/>
    <w:rsid w:val="00AD37F1"/>
    <w:rsid w:val="00AD573C"/>
    <w:rsid w:val="00AD6FE7"/>
    <w:rsid w:val="00AD7D9B"/>
    <w:rsid w:val="00AE1F91"/>
    <w:rsid w:val="00AE228E"/>
    <w:rsid w:val="00AE2671"/>
    <w:rsid w:val="00AE2F15"/>
    <w:rsid w:val="00AE7E18"/>
    <w:rsid w:val="00AF03B4"/>
    <w:rsid w:val="00AF042D"/>
    <w:rsid w:val="00AF0577"/>
    <w:rsid w:val="00AF2A5A"/>
    <w:rsid w:val="00AF2EEC"/>
    <w:rsid w:val="00AF394E"/>
    <w:rsid w:val="00AF5B3E"/>
    <w:rsid w:val="00B04066"/>
    <w:rsid w:val="00B048E3"/>
    <w:rsid w:val="00B05C24"/>
    <w:rsid w:val="00B05CAA"/>
    <w:rsid w:val="00B130A1"/>
    <w:rsid w:val="00B13246"/>
    <w:rsid w:val="00B133A9"/>
    <w:rsid w:val="00B14F2B"/>
    <w:rsid w:val="00B16B5E"/>
    <w:rsid w:val="00B22769"/>
    <w:rsid w:val="00B23A64"/>
    <w:rsid w:val="00B26898"/>
    <w:rsid w:val="00B26E48"/>
    <w:rsid w:val="00B3136F"/>
    <w:rsid w:val="00B318D7"/>
    <w:rsid w:val="00B31E7D"/>
    <w:rsid w:val="00B325C7"/>
    <w:rsid w:val="00B33693"/>
    <w:rsid w:val="00B345BA"/>
    <w:rsid w:val="00B36FDC"/>
    <w:rsid w:val="00B370D5"/>
    <w:rsid w:val="00B4389A"/>
    <w:rsid w:val="00B44E76"/>
    <w:rsid w:val="00B452E7"/>
    <w:rsid w:val="00B47151"/>
    <w:rsid w:val="00B473EE"/>
    <w:rsid w:val="00B50DD5"/>
    <w:rsid w:val="00B51681"/>
    <w:rsid w:val="00B54E73"/>
    <w:rsid w:val="00B5577E"/>
    <w:rsid w:val="00B57415"/>
    <w:rsid w:val="00B659C9"/>
    <w:rsid w:val="00B679C7"/>
    <w:rsid w:val="00B71058"/>
    <w:rsid w:val="00B73885"/>
    <w:rsid w:val="00B7462B"/>
    <w:rsid w:val="00B747DE"/>
    <w:rsid w:val="00B747F3"/>
    <w:rsid w:val="00B76147"/>
    <w:rsid w:val="00B776DA"/>
    <w:rsid w:val="00B81660"/>
    <w:rsid w:val="00B83C74"/>
    <w:rsid w:val="00B8438A"/>
    <w:rsid w:val="00B858A5"/>
    <w:rsid w:val="00B86036"/>
    <w:rsid w:val="00B86699"/>
    <w:rsid w:val="00B87D78"/>
    <w:rsid w:val="00B90E96"/>
    <w:rsid w:val="00B91604"/>
    <w:rsid w:val="00B92A75"/>
    <w:rsid w:val="00B92AA5"/>
    <w:rsid w:val="00B95A9C"/>
    <w:rsid w:val="00BA7DED"/>
    <w:rsid w:val="00BB07EB"/>
    <w:rsid w:val="00BB319D"/>
    <w:rsid w:val="00BB4466"/>
    <w:rsid w:val="00BC265F"/>
    <w:rsid w:val="00BC266A"/>
    <w:rsid w:val="00BC3F6A"/>
    <w:rsid w:val="00BC3FFD"/>
    <w:rsid w:val="00BC6D75"/>
    <w:rsid w:val="00BD0B44"/>
    <w:rsid w:val="00BD1372"/>
    <w:rsid w:val="00BD161F"/>
    <w:rsid w:val="00BD5514"/>
    <w:rsid w:val="00BD6D79"/>
    <w:rsid w:val="00BD7AD7"/>
    <w:rsid w:val="00BE1727"/>
    <w:rsid w:val="00BE18A5"/>
    <w:rsid w:val="00BE26C1"/>
    <w:rsid w:val="00BE478A"/>
    <w:rsid w:val="00BF07AE"/>
    <w:rsid w:val="00BF34EB"/>
    <w:rsid w:val="00BF36AB"/>
    <w:rsid w:val="00BF4030"/>
    <w:rsid w:val="00BF4E64"/>
    <w:rsid w:val="00BF5408"/>
    <w:rsid w:val="00BF6567"/>
    <w:rsid w:val="00BF7CC6"/>
    <w:rsid w:val="00C02A3E"/>
    <w:rsid w:val="00C039CF"/>
    <w:rsid w:val="00C05B3E"/>
    <w:rsid w:val="00C07F51"/>
    <w:rsid w:val="00C10996"/>
    <w:rsid w:val="00C11A43"/>
    <w:rsid w:val="00C125CA"/>
    <w:rsid w:val="00C1294E"/>
    <w:rsid w:val="00C13F37"/>
    <w:rsid w:val="00C15C2E"/>
    <w:rsid w:val="00C20A00"/>
    <w:rsid w:val="00C20C35"/>
    <w:rsid w:val="00C26C25"/>
    <w:rsid w:val="00C3015B"/>
    <w:rsid w:val="00C303A7"/>
    <w:rsid w:val="00C3280E"/>
    <w:rsid w:val="00C33FC9"/>
    <w:rsid w:val="00C37DC7"/>
    <w:rsid w:val="00C42D21"/>
    <w:rsid w:val="00C44F72"/>
    <w:rsid w:val="00C4572C"/>
    <w:rsid w:val="00C458C7"/>
    <w:rsid w:val="00C50C82"/>
    <w:rsid w:val="00C543B0"/>
    <w:rsid w:val="00C55495"/>
    <w:rsid w:val="00C5571A"/>
    <w:rsid w:val="00C57082"/>
    <w:rsid w:val="00C573D6"/>
    <w:rsid w:val="00C575BF"/>
    <w:rsid w:val="00C601E9"/>
    <w:rsid w:val="00C61451"/>
    <w:rsid w:val="00C62ACC"/>
    <w:rsid w:val="00C641F9"/>
    <w:rsid w:val="00C674F3"/>
    <w:rsid w:val="00C678F6"/>
    <w:rsid w:val="00C74DBE"/>
    <w:rsid w:val="00C77970"/>
    <w:rsid w:val="00C82A6F"/>
    <w:rsid w:val="00C8544D"/>
    <w:rsid w:val="00C87CE9"/>
    <w:rsid w:val="00C87DB2"/>
    <w:rsid w:val="00CA0083"/>
    <w:rsid w:val="00CA4ABB"/>
    <w:rsid w:val="00CA4C46"/>
    <w:rsid w:val="00CB4047"/>
    <w:rsid w:val="00CB5AE1"/>
    <w:rsid w:val="00CB6E25"/>
    <w:rsid w:val="00CC0323"/>
    <w:rsid w:val="00CC0AA0"/>
    <w:rsid w:val="00CC1911"/>
    <w:rsid w:val="00CC4581"/>
    <w:rsid w:val="00CC55EC"/>
    <w:rsid w:val="00CD00CF"/>
    <w:rsid w:val="00CD11D3"/>
    <w:rsid w:val="00CD5B1D"/>
    <w:rsid w:val="00CD5D05"/>
    <w:rsid w:val="00CD607B"/>
    <w:rsid w:val="00CD63E0"/>
    <w:rsid w:val="00CE0DC2"/>
    <w:rsid w:val="00CE325F"/>
    <w:rsid w:val="00CE716A"/>
    <w:rsid w:val="00CF0842"/>
    <w:rsid w:val="00CF105E"/>
    <w:rsid w:val="00CF3C99"/>
    <w:rsid w:val="00CF482E"/>
    <w:rsid w:val="00CF5CA1"/>
    <w:rsid w:val="00D00234"/>
    <w:rsid w:val="00D02902"/>
    <w:rsid w:val="00D034D4"/>
    <w:rsid w:val="00D06C4C"/>
    <w:rsid w:val="00D0722A"/>
    <w:rsid w:val="00D11152"/>
    <w:rsid w:val="00D12B02"/>
    <w:rsid w:val="00D16054"/>
    <w:rsid w:val="00D175C7"/>
    <w:rsid w:val="00D20256"/>
    <w:rsid w:val="00D203FC"/>
    <w:rsid w:val="00D22A78"/>
    <w:rsid w:val="00D22DCC"/>
    <w:rsid w:val="00D24B18"/>
    <w:rsid w:val="00D25636"/>
    <w:rsid w:val="00D25ACD"/>
    <w:rsid w:val="00D27DE2"/>
    <w:rsid w:val="00D3030C"/>
    <w:rsid w:val="00D332D7"/>
    <w:rsid w:val="00D33506"/>
    <w:rsid w:val="00D3407D"/>
    <w:rsid w:val="00D34308"/>
    <w:rsid w:val="00D44653"/>
    <w:rsid w:val="00D44B77"/>
    <w:rsid w:val="00D46FD3"/>
    <w:rsid w:val="00D4776C"/>
    <w:rsid w:val="00D539AD"/>
    <w:rsid w:val="00D57614"/>
    <w:rsid w:val="00D60A90"/>
    <w:rsid w:val="00D67428"/>
    <w:rsid w:val="00D70826"/>
    <w:rsid w:val="00D70CFE"/>
    <w:rsid w:val="00D727EE"/>
    <w:rsid w:val="00D76EB5"/>
    <w:rsid w:val="00D807BF"/>
    <w:rsid w:val="00D82345"/>
    <w:rsid w:val="00D837A9"/>
    <w:rsid w:val="00D84FFC"/>
    <w:rsid w:val="00D91EDF"/>
    <w:rsid w:val="00D93971"/>
    <w:rsid w:val="00D9476D"/>
    <w:rsid w:val="00D95283"/>
    <w:rsid w:val="00D97CB2"/>
    <w:rsid w:val="00DB10B8"/>
    <w:rsid w:val="00DB1231"/>
    <w:rsid w:val="00DB1971"/>
    <w:rsid w:val="00DB200E"/>
    <w:rsid w:val="00DB24EA"/>
    <w:rsid w:val="00DB31D4"/>
    <w:rsid w:val="00DB5886"/>
    <w:rsid w:val="00DB634D"/>
    <w:rsid w:val="00DB6413"/>
    <w:rsid w:val="00DC02B0"/>
    <w:rsid w:val="00DC1E25"/>
    <w:rsid w:val="00DC250B"/>
    <w:rsid w:val="00DC46DC"/>
    <w:rsid w:val="00DC7F16"/>
    <w:rsid w:val="00DD21F2"/>
    <w:rsid w:val="00DD4277"/>
    <w:rsid w:val="00DD5DE8"/>
    <w:rsid w:val="00DD700F"/>
    <w:rsid w:val="00DD7C53"/>
    <w:rsid w:val="00DE0733"/>
    <w:rsid w:val="00DE25D4"/>
    <w:rsid w:val="00DE526B"/>
    <w:rsid w:val="00DE5BF0"/>
    <w:rsid w:val="00DE7DAA"/>
    <w:rsid w:val="00DE7FE4"/>
    <w:rsid w:val="00DF3B72"/>
    <w:rsid w:val="00DF55E0"/>
    <w:rsid w:val="00DF580A"/>
    <w:rsid w:val="00DF6913"/>
    <w:rsid w:val="00E011F5"/>
    <w:rsid w:val="00E02612"/>
    <w:rsid w:val="00E02DF6"/>
    <w:rsid w:val="00E02F24"/>
    <w:rsid w:val="00E0308E"/>
    <w:rsid w:val="00E040D3"/>
    <w:rsid w:val="00E04ACE"/>
    <w:rsid w:val="00E05249"/>
    <w:rsid w:val="00E1118B"/>
    <w:rsid w:val="00E14156"/>
    <w:rsid w:val="00E144A8"/>
    <w:rsid w:val="00E203D8"/>
    <w:rsid w:val="00E2152C"/>
    <w:rsid w:val="00E22942"/>
    <w:rsid w:val="00E2763D"/>
    <w:rsid w:val="00E27E94"/>
    <w:rsid w:val="00E307BE"/>
    <w:rsid w:val="00E31212"/>
    <w:rsid w:val="00E34BBB"/>
    <w:rsid w:val="00E3521A"/>
    <w:rsid w:val="00E352F4"/>
    <w:rsid w:val="00E37FD9"/>
    <w:rsid w:val="00E41AFD"/>
    <w:rsid w:val="00E43C32"/>
    <w:rsid w:val="00E50EEB"/>
    <w:rsid w:val="00E54C4E"/>
    <w:rsid w:val="00E577A5"/>
    <w:rsid w:val="00E60F73"/>
    <w:rsid w:val="00E6329F"/>
    <w:rsid w:val="00E6446A"/>
    <w:rsid w:val="00E701D1"/>
    <w:rsid w:val="00E7109F"/>
    <w:rsid w:val="00E73996"/>
    <w:rsid w:val="00E74FAC"/>
    <w:rsid w:val="00E773FA"/>
    <w:rsid w:val="00E87465"/>
    <w:rsid w:val="00E9304B"/>
    <w:rsid w:val="00E97C84"/>
    <w:rsid w:val="00EA042A"/>
    <w:rsid w:val="00EA0A49"/>
    <w:rsid w:val="00EA5E61"/>
    <w:rsid w:val="00EA659B"/>
    <w:rsid w:val="00EB2867"/>
    <w:rsid w:val="00EB33D8"/>
    <w:rsid w:val="00EB73D1"/>
    <w:rsid w:val="00EC0762"/>
    <w:rsid w:val="00EC192E"/>
    <w:rsid w:val="00EC270C"/>
    <w:rsid w:val="00EC325E"/>
    <w:rsid w:val="00EC4993"/>
    <w:rsid w:val="00EC5905"/>
    <w:rsid w:val="00EC7AB7"/>
    <w:rsid w:val="00ED0984"/>
    <w:rsid w:val="00ED3B21"/>
    <w:rsid w:val="00ED7A35"/>
    <w:rsid w:val="00EE34A7"/>
    <w:rsid w:val="00EE66F0"/>
    <w:rsid w:val="00EE6DA7"/>
    <w:rsid w:val="00EF3E5C"/>
    <w:rsid w:val="00EF4406"/>
    <w:rsid w:val="00EF4EA1"/>
    <w:rsid w:val="00EF57DD"/>
    <w:rsid w:val="00EF64F2"/>
    <w:rsid w:val="00EF6E24"/>
    <w:rsid w:val="00EF7F60"/>
    <w:rsid w:val="00F006C8"/>
    <w:rsid w:val="00F02462"/>
    <w:rsid w:val="00F024D8"/>
    <w:rsid w:val="00F03F21"/>
    <w:rsid w:val="00F11110"/>
    <w:rsid w:val="00F12718"/>
    <w:rsid w:val="00F132FA"/>
    <w:rsid w:val="00F14AAF"/>
    <w:rsid w:val="00F15E79"/>
    <w:rsid w:val="00F16731"/>
    <w:rsid w:val="00F17D75"/>
    <w:rsid w:val="00F20560"/>
    <w:rsid w:val="00F2087D"/>
    <w:rsid w:val="00F211C6"/>
    <w:rsid w:val="00F300E2"/>
    <w:rsid w:val="00F3143E"/>
    <w:rsid w:val="00F31580"/>
    <w:rsid w:val="00F31A6F"/>
    <w:rsid w:val="00F32E08"/>
    <w:rsid w:val="00F32E30"/>
    <w:rsid w:val="00F36413"/>
    <w:rsid w:val="00F367BA"/>
    <w:rsid w:val="00F37CA3"/>
    <w:rsid w:val="00F42935"/>
    <w:rsid w:val="00F461CE"/>
    <w:rsid w:val="00F470DE"/>
    <w:rsid w:val="00F52371"/>
    <w:rsid w:val="00F54F4F"/>
    <w:rsid w:val="00F55B2F"/>
    <w:rsid w:val="00F629C4"/>
    <w:rsid w:val="00F650D6"/>
    <w:rsid w:val="00F65C1B"/>
    <w:rsid w:val="00F663F9"/>
    <w:rsid w:val="00F67AF6"/>
    <w:rsid w:val="00F70B13"/>
    <w:rsid w:val="00F71157"/>
    <w:rsid w:val="00F72AF8"/>
    <w:rsid w:val="00F759BF"/>
    <w:rsid w:val="00F8389A"/>
    <w:rsid w:val="00F86AB8"/>
    <w:rsid w:val="00F87CAC"/>
    <w:rsid w:val="00F9065C"/>
    <w:rsid w:val="00F9166D"/>
    <w:rsid w:val="00F91CB0"/>
    <w:rsid w:val="00F92050"/>
    <w:rsid w:val="00F9218E"/>
    <w:rsid w:val="00F92E04"/>
    <w:rsid w:val="00F93FB4"/>
    <w:rsid w:val="00F95549"/>
    <w:rsid w:val="00F9710B"/>
    <w:rsid w:val="00F97EFE"/>
    <w:rsid w:val="00FA1CFE"/>
    <w:rsid w:val="00FA47C4"/>
    <w:rsid w:val="00FA686E"/>
    <w:rsid w:val="00FB05B4"/>
    <w:rsid w:val="00FB28A4"/>
    <w:rsid w:val="00FB42B8"/>
    <w:rsid w:val="00FB5FAD"/>
    <w:rsid w:val="00FB5FB3"/>
    <w:rsid w:val="00FB62B3"/>
    <w:rsid w:val="00FB72C0"/>
    <w:rsid w:val="00FB7FD2"/>
    <w:rsid w:val="00FC0395"/>
    <w:rsid w:val="00FC0DEA"/>
    <w:rsid w:val="00FC1FCE"/>
    <w:rsid w:val="00FC5533"/>
    <w:rsid w:val="00FC66F6"/>
    <w:rsid w:val="00FC716E"/>
    <w:rsid w:val="00FD4C2A"/>
    <w:rsid w:val="00FD4C5E"/>
    <w:rsid w:val="00FD56B5"/>
    <w:rsid w:val="00FD7C44"/>
    <w:rsid w:val="00FE14F4"/>
    <w:rsid w:val="00FE177A"/>
    <w:rsid w:val="00FE3BC4"/>
    <w:rsid w:val="00FE45C0"/>
    <w:rsid w:val="00FE4C56"/>
    <w:rsid w:val="00FE5C6E"/>
    <w:rsid w:val="00FE7B4B"/>
    <w:rsid w:val="00FF16D4"/>
    <w:rsid w:val="00FF2E67"/>
    <w:rsid w:val="00FF52ED"/>
    <w:rsid w:val="00FF5E70"/>
    <w:rsid w:val="00FF640B"/>
    <w:rsid w:val="00FF74ED"/>
    <w:rsid w:val="00FF7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CFB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DE2"/>
    <w:rPr>
      <w:rFonts w:eastAsiaTheme="minorEastAsia"/>
    </w:rPr>
  </w:style>
  <w:style w:type="paragraph" w:styleId="Heading1">
    <w:name w:val="heading 1"/>
    <w:basedOn w:val="Normal"/>
    <w:next w:val="Normal"/>
    <w:link w:val="Heading1Char"/>
    <w:uiPriority w:val="9"/>
    <w:qFormat/>
    <w:rsid w:val="00370B3C"/>
    <w:pPr>
      <w:keepNext/>
      <w:keepLines/>
      <w:pageBreakBefore/>
      <w:numPr>
        <w:numId w:val="58"/>
      </w:numPr>
      <w:spacing w:before="480" w:after="240"/>
      <w:outlineLvl w:val="0"/>
    </w:pPr>
    <w:rPr>
      <w:rFonts w:ascii="Arial" w:eastAsiaTheme="majorEastAsia" w:hAnsi="Arial" w:cs="Arial"/>
      <w:b/>
      <w:bCs/>
      <w:sz w:val="28"/>
      <w:szCs w:val="28"/>
    </w:rPr>
  </w:style>
  <w:style w:type="paragraph" w:styleId="Heading2">
    <w:name w:val="heading 2"/>
    <w:basedOn w:val="Normal"/>
    <w:next w:val="Normal"/>
    <w:link w:val="Heading2Char"/>
    <w:uiPriority w:val="9"/>
    <w:unhideWhenUsed/>
    <w:qFormat/>
    <w:rsid w:val="00737C61"/>
    <w:pPr>
      <w:keepNext/>
      <w:numPr>
        <w:ilvl w:val="1"/>
        <w:numId w:val="58"/>
      </w:numPr>
      <w:pBdr>
        <w:top w:val="single" w:sz="4" w:space="10" w:color="632423" w:themeColor="accent2" w:themeShade="80"/>
      </w:pBdr>
      <w:spacing w:before="200" w:after="360"/>
      <w:outlineLvl w:val="1"/>
    </w:pPr>
    <w:rPr>
      <w:rFonts w:ascii="Arial" w:hAnsi="Arial" w:cs="Arial"/>
      <w:b/>
      <w:sz w:val="24"/>
      <w:szCs w:val="24"/>
    </w:rPr>
  </w:style>
  <w:style w:type="paragraph" w:styleId="Heading3">
    <w:name w:val="heading 3"/>
    <w:basedOn w:val="Heading2"/>
    <w:next w:val="Normal"/>
    <w:link w:val="Heading3Char"/>
    <w:uiPriority w:val="9"/>
    <w:unhideWhenUsed/>
    <w:qFormat/>
    <w:rsid w:val="00741DA6"/>
    <w:pPr>
      <w:numPr>
        <w:ilvl w:val="2"/>
      </w:numPr>
      <w:pBdr>
        <w:top w:val="none" w:sz="0" w:space="0" w:color="auto"/>
      </w:pBdr>
      <w:spacing w:before="360"/>
      <w:outlineLvl w:val="2"/>
    </w:pPr>
    <w:rPr>
      <w:sz w:val="22"/>
      <w:szCs w:val="22"/>
    </w:rPr>
  </w:style>
  <w:style w:type="paragraph" w:styleId="Heading4">
    <w:name w:val="heading 4"/>
    <w:basedOn w:val="Heading3"/>
    <w:next w:val="Normal"/>
    <w:link w:val="Heading4Char"/>
    <w:uiPriority w:val="9"/>
    <w:unhideWhenUsed/>
    <w:qFormat/>
    <w:rsid w:val="00741DA6"/>
    <w:pPr>
      <w:numPr>
        <w:ilvl w:val="3"/>
      </w:numPr>
      <w:outlineLvl w:val="3"/>
    </w:pPr>
  </w:style>
  <w:style w:type="paragraph" w:styleId="Heading5">
    <w:name w:val="heading 5"/>
    <w:basedOn w:val="Normal"/>
    <w:next w:val="Normal"/>
    <w:link w:val="Heading5Char"/>
    <w:uiPriority w:val="9"/>
    <w:semiHidden/>
    <w:unhideWhenUsed/>
    <w:qFormat/>
    <w:rsid w:val="00BE1727"/>
    <w:pPr>
      <w:keepNext/>
      <w:keepLines/>
      <w:numPr>
        <w:ilvl w:val="4"/>
        <w:numId w:val="5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E1727"/>
    <w:pPr>
      <w:keepNext/>
      <w:keepLines/>
      <w:numPr>
        <w:ilvl w:val="5"/>
        <w:numId w:val="5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E1727"/>
    <w:pPr>
      <w:keepNext/>
      <w:keepLines/>
      <w:numPr>
        <w:ilvl w:val="6"/>
        <w:numId w:val="5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E1727"/>
    <w:pPr>
      <w:keepNext/>
      <w:keepLines/>
      <w:numPr>
        <w:ilvl w:val="7"/>
        <w:numId w:val="5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1727"/>
    <w:pPr>
      <w:keepNext/>
      <w:keepLines/>
      <w:numPr>
        <w:ilvl w:val="8"/>
        <w:numId w:val="5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96D"/>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11596D"/>
    <w:rPr>
      <w:rFonts w:ascii="Arial Black" w:eastAsiaTheme="majorEastAsia" w:hAnsi="Arial Black" w:cstheme="majorBidi"/>
      <w:spacing w:val="5"/>
      <w:kern w:val="28"/>
      <w:sz w:val="60"/>
      <w:szCs w:val="60"/>
    </w:rPr>
  </w:style>
  <w:style w:type="character" w:styleId="Hyperlink">
    <w:name w:val="Hyperlink"/>
    <w:basedOn w:val="DefaultParagraphFont"/>
    <w:uiPriority w:val="99"/>
    <w:unhideWhenUsed/>
    <w:rsid w:val="00902499"/>
    <w:rPr>
      <w:color w:val="0000FF" w:themeColor="hyperlink"/>
      <w:u w:val="single"/>
    </w:rPr>
  </w:style>
  <w:style w:type="table" w:styleId="TableGrid">
    <w:name w:val="Table Grid"/>
    <w:basedOn w:val="TableNormal"/>
    <w:uiPriority w:val="59"/>
    <w:rsid w:val="00FF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2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67"/>
  </w:style>
  <w:style w:type="paragraph" w:styleId="Footer">
    <w:name w:val="footer"/>
    <w:basedOn w:val="Normal"/>
    <w:link w:val="FooterChar"/>
    <w:uiPriority w:val="99"/>
    <w:unhideWhenUsed/>
    <w:rsid w:val="00FF2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67"/>
  </w:style>
  <w:style w:type="character" w:customStyle="1" w:styleId="Heading1Char">
    <w:name w:val="Heading 1 Char"/>
    <w:basedOn w:val="DefaultParagraphFont"/>
    <w:link w:val="Heading1"/>
    <w:uiPriority w:val="9"/>
    <w:rsid w:val="00370B3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737C61"/>
    <w:rPr>
      <w:rFonts w:ascii="Arial" w:hAnsi="Arial" w:cs="Arial"/>
      <w:b/>
      <w:sz w:val="24"/>
      <w:szCs w:val="24"/>
    </w:rPr>
  </w:style>
  <w:style w:type="paragraph" w:styleId="TOCHeading">
    <w:name w:val="TOC Heading"/>
    <w:basedOn w:val="Heading1"/>
    <w:next w:val="Normal"/>
    <w:uiPriority w:val="39"/>
    <w:unhideWhenUsed/>
    <w:qFormat/>
    <w:rsid w:val="009E4106"/>
    <w:pPr>
      <w:spacing w:after="0"/>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4106"/>
    <w:pPr>
      <w:spacing w:before="120" w:after="0"/>
    </w:pPr>
    <w:rPr>
      <w:b/>
      <w:sz w:val="24"/>
      <w:szCs w:val="24"/>
    </w:rPr>
  </w:style>
  <w:style w:type="paragraph" w:styleId="TOC2">
    <w:name w:val="toc 2"/>
    <w:basedOn w:val="Normal"/>
    <w:next w:val="Normal"/>
    <w:autoRedefine/>
    <w:uiPriority w:val="39"/>
    <w:unhideWhenUsed/>
    <w:rsid w:val="009E4106"/>
    <w:pPr>
      <w:spacing w:after="0"/>
      <w:ind w:left="220"/>
    </w:pPr>
    <w:rPr>
      <w:b/>
    </w:rPr>
  </w:style>
  <w:style w:type="paragraph" w:styleId="BalloonText">
    <w:name w:val="Balloon Text"/>
    <w:basedOn w:val="Normal"/>
    <w:link w:val="BalloonTextChar"/>
    <w:uiPriority w:val="99"/>
    <w:semiHidden/>
    <w:unhideWhenUsed/>
    <w:rsid w:val="009E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106"/>
    <w:rPr>
      <w:rFonts w:ascii="Tahoma" w:hAnsi="Tahoma" w:cs="Tahoma"/>
      <w:sz w:val="16"/>
      <w:szCs w:val="16"/>
    </w:rPr>
  </w:style>
  <w:style w:type="paragraph" w:styleId="ListParagraph">
    <w:name w:val="List Paragraph"/>
    <w:basedOn w:val="Normal"/>
    <w:uiPriority w:val="34"/>
    <w:qFormat/>
    <w:rsid w:val="009E4106"/>
    <w:pPr>
      <w:ind w:left="720"/>
      <w:contextualSpacing/>
    </w:pPr>
  </w:style>
  <w:style w:type="paragraph" w:customStyle="1" w:styleId="Note">
    <w:name w:val="Note"/>
    <w:basedOn w:val="Normal"/>
    <w:qFormat/>
    <w:rsid w:val="00F95549"/>
    <w:pPr>
      <w:pBdr>
        <w:top w:val="single" w:sz="4" w:space="1" w:color="auto"/>
        <w:left w:val="single" w:sz="4" w:space="4" w:color="auto"/>
        <w:bottom w:val="single" w:sz="4" w:space="1" w:color="auto"/>
        <w:right w:val="single" w:sz="4" w:space="4" w:color="auto"/>
      </w:pBdr>
      <w:ind w:left="360"/>
    </w:pPr>
  </w:style>
  <w:style w:type="character" w:customStyle="1" w:styleId="Glossary">
    <w:name w:val="Glossary"/>
    <w:basedOn w:val="DefaultParagraphFont"/>
    <w:uiPriority w:val="1"/>
    <w:qFormat/>
    <w:rsid w:val="00EB33D8"/>
    <w:rPr>
      <w:i/>
      <w:color w:val="943634" w:themeColor="accent2" w:themeShade="BF"/>
      <w:bdr w:val="dotted" w:sz="4" w:space="0" w:color="C0504D" w:themeColor="accent2"/>
      <w:shd w:val="clear" w:color="auto" w:fill="F2DBDB" w:themeFill="accent2" w:themeFillTint="33"/>
    </w:rPr>
  </w:style>
  <w:style w:type="paragraph" w:customStyle="1" w:styleId="Syntax">
    <w:name w:val="Syntax"/>
    <w:basedOn w:val="Normal"/>
    <w:link w:val="SyntaxChar"/>
    <w:qFormat/>
    <w:rsid w:val="00E6329F"/>
    <w:pPr>
      <w:contextualSpacing/>
    </w:pPr>
    <w:rPr>
      <w:rFonts w:ascii="Consolas" w:hAnsi="Consolas" w:cs="Consolas"/>
      <w:sz w:val="16"/>
    </w:rPr>
  </w:style>
  <w:style w:type="paragraph" w:customStyle="1" w:styleId="ReplaceableSyntax">
    <w:name w:val="Replaceable Syntax"/>
    <w:basedOn w:val="Normal"/>
    <w:link w:val="ReplaceableSyntaxChar"/>
    <w:qFormat/>
    <w:rsid w:val="00EB33D8"/>
    <w:rPr>
      <w:rFonts w:ascii="Consolas" w:hAnsi="Consolas" w:cs="Consolas"/>
      <w:i/>
    </w:rPr>
  </w:style>
  <w:style w:type="character" w:customStyle="1" w:styleId="ReplaceableSyntaxChar">
    <w:name w:val="Replaceable Syntax Char"/>
    <w:basedOn w:val="DefaultParagraphFont"/>
    <w:link w:val="ReplaceableSyntax"/>
    <w:rsid w:val="00EB33D8"/>
    <w:rPr>
      <w:rFonts w:ascii="Consolas" w:hAnsi="Consolas" w:cs="Consolas"/>
      <w:i/>
    </w:rPr>
  </w:style>
  <w:style w:type="character" w:customStyle="1" w:styleId="SyntaxChar">
    <w:name w:val="Syntax Char"/>
    <w:basedOn w:val="DefaultParagraphFont"/>
    <w:link w:val="Syntax"/>
    <w:rsid w:val="00E6329F"/>
    <w:rPr>
      <w:rFonts w:ascii="Consolas" w:eastAsiaTheme="minorEastAsia" w:hAnsi="Consolas" w:cs="Consolas"/>
      <w:sz w:val="16"/>
    </w:rPr>
  </w:style>
  <w:style w:type="character" w:customStyle="1" w:styleId="Heading3Char">
    <w:name w:val="Heading 3 Char"/>
    <w:basedOn w:val="DefaultParagraphFont"/>
    <w:link w:val="Heading3"/>
    <w:uiPriority w:val="9"/>
    <w:rsid w:val="00741DA6"/>
    <w:rPr>
      <w:rFonts w:ascii="Arial" w:hAnsi="Arial" w:cs="Arial"/>
      <w:b/>
    </w:rPr>
  </w:style>
  <w:style w:type="paragraph" w:styleId="TOC3">
    <w:name w:val="toc 3"/>
    <w:basedOn w:val="Normal"/>
    <w:next w:val="Normal"/>
    <w:autoRedefine/>
    <w:uiPriority w:val="39"/>
    <w:unhideWhenUsed/>
    <w:rsid w:val="00370B3C"/>
    <w:pPr>
      <w:spacing w:after="0"/>
      <w:ind w:left="440"/>
    </w:pPr>
  </w:style>
  <w:style w:type="paragraph" w:customStyle="1" w:styleId="TableCaption">
    <w:name w:val="Table Caption"/>
    <w:basedOn w:val="Normal"/>
    <w:qFormat/>
    <w:rsid w:val="0046342C"/>
    <w:pPr>
      <w:keepNext/>
      <w:spacing w:after="0"/>
    </w:pPr>
    <w:rPr>
      <w:i/>
    </w:rPr>
  </w:style>
  <w:style w:type="paragraph" w:customStyle="1" w:styleId="TableHeader">
    <w:name w:val="Table Header"/>
    <w:basedOn w:val="Normal"/>
    <w:qFormat/>
    <w:rsid w:val="0046342C"/>
    <w:pPr>
      <w:spacing w:after="0" w:line="240" w:lineRule="auto"/>
    </w:pPr>
    <w:rPr>
      <w:b/>
    </w:rPr>
  </w:style>
  <w:style w:type="paragraph" w:customStyle="1" w:styleId="TableFooter">
    <w:name w:val="Table Footer"/>
    <w:basedOn w:val="Normal"/>
    <w:qFormat/>
    <w:rsid w:val="0046342C"/>
    <w:pPr>
      <w:spacing w:after="0" w:line="240" w:lineRule="auto"/>
    </w:pPr>
    <w:rPr>
      <w:b/>
    </w:rPr>
  </w:style>
  <w:style w:type="paragraph" w:styleId="NormalWeb">
    <w:name w:val="Normal (Web)"/>
    <w:basedOn w:val="Normal"/>
    <w:uiPriority w:val="99"/>
    <w:semiHidden/>
    <w:unhideWhenUsed/>
    <w:rsid w:val="00843382"/>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741DA6"/>
    <w:rPr>
      <w:rFonts w:ascii="Arial" w:hAnsi="Arial" w:cs="Arial"/>
      <w:b/>
    </w:rPr>
  </w:style>
  <w:style w:type="paragraph" w:customStyle="1" w:styleId="CodeBlock">
    <w:name w:val="Code Block"/>
    <w:basedOn w:val="Syntax"/>
    <w:qFormat/>
    <w:rsid w:val="00E05249"/>
    <w:pPr>
      <w:shd w:val="clear" w:color="auto" w:fill="D9D9D9" w:themeFill="background1" w:themeFillShade="D9"/>
      <w:tabs>
        <w:tab w:val="left" w:pos="720"/>
        <w:tab w:val="left" w:pos="1080"/>
        <w:tab w:val="left" w:pos="1440"/>
        <w:tab w:val="left" w:pos="1800"/>
        <w:tab w:val="left" w:pos="2160"/>
        <w:tab w:val="left" w:pos="2520"/>
      </w:tabs>
      <w:ind w:left="360"/>
    </w:pPr>
    <w:rPr>
      <w:sz w:val="20"/>
      <w:szCs w:val="20"/>
    </w:rPr>
  </w:style>
  <w:style w:type="paragraph" w:styleId="Subtitle">
    <w:name w:val="Subtitle"/>
    <w:basedOn w:val="Normal"/>
    <w:next w:val="Normal"/>
    <w:link w:val="SubtitleChar"/>
    <w:uiPriority w:val="11"/>
    <w:qFormat/>
    <w:rsid w:val="0011596D"/>
    <w:rPr>
      <w:sz w:val="40"/>
      <w:szCs w:val="44"/>
    </w:rPr>
  </w:style>
  <w:style w:type="character" w:customStyle="1" w:styleId="SubtitleChar">
    <w:name w:val="Subtitle Char"/>
    <w:basedOn w:val="DefaultParagraphFont"/>
    <w:link w:val="Subtitle"/>
    <w:uiPriority w:val="11"/>
    <w:rsid w:val="0011596D"/>
    <w:rPr>
      <w:sz w:val="40"/>
      <w:szCs w:val="44"/>
    </w:rPr>
  </w:style>
  <w:style w:type="paragraph" w:customStyle="1" w:styleId="Part">
    <w:name w:val="Part"/>
    <w:basedOn w:val="Heading1"/>
    <w:qFormat/>
    <w:rsid w:val="00142E9D"/>
    <w:pPr>
      <w:pageBreakBefore w:val="0"/>
      <w:pBdr>
        <w:top w:val="single" w:sz="4" w:space="15" w:color="auto"/>
        <w:left w:val="single" w:sz="4" w:space="15" w:color="auto"/>
        <w:bottom w:val="single" w:sz="4" w:space="15" w:color="auto"/>
        <w:right w:val="single" w:sz="4" w:space="15" w:color="auto"/>
      </w:pBdr>
      <w:shd w:val="clear" w:color="auto" w:fill="00B0F0"/>
      <w:spacing w:line="216" w:lineRule="auto"/>
      <w:contextualSpacing/>
    </w:pPr>
    <w:rPr>
      <w:rFonts w:ascii="Arial Black" w:hAnsi="Arial Black"/>
      <w:b w:val="0"/>
      <w:smallCaps/>
      <w:sz w:val="52"/>
    </w:rPr>
  </w:style>
  <w:style w:type="character" w:styleId="HTMLTypewriter">
    <w:name w:val="HTML Typewriter"/>
    <w:basedOn w:val="DefaultParagraphFont"/>
    <w:uiPriority w:val="99"/>
    <w:semiHidden/>
    <w:unhideWhenUsed/>
    <w:rsid w:val="006B1871"/>
    <w:rPr>
      <w:rFonts w:ascii="Courier New" w:eastAsia="Times New Roman" w:hAnsi="Courier New" w:cs="Courier New"/>
      <w:sz w:val="20"/>
      <w:szCs w:val="20"/>
    </w:rPr>
  </w:style>
  <w:style w:type="paragraph" w:styleId="Caption">
    <w:name w:val="caption"/>
    <w:basedOn w:val="Normal"/>
    <w:next w:val="Normal"/>
    <w:qFormat/>
    <w:rsid w:val="00D4776C"/>
    <w:pPr>
      <w:keepNext/>
      <w:keepLines/>
      <w:suppressAutoHyphens/>
      <w:spacing w:before="240" w:after="60" w:line="192" w:lineRule="atLeast"/>
      <w:outlineLvl w:val="4"/>
    </w:pPr>
    <w:rPr>
      <w:rFonts w:ascii="Verdana" w:eastAsia="PMingLiU" w:hAnsi="Verdana" w:cs="Verdana"/>
      <w:bCs/>
      <w:i/>
      <w:iCs/>
      <w:sz w:val="16"/>
      <w:szCs w:val="16"/>
    </w:rPr>
  </w:style>
  <w:style w:type="paragraph" w:customStyle="1" w:styleId="BullList">
    <w:name w:val="Bull List"/>
    <w:basedOn w:val="Normal"/>
    <w:rsid w:val="00D4776C"/>
    <w:pPr>
      <w:numPr>
        <w:numId w:val="35"/>
      </w:numPr>
      <w:tabs>
        <w:tab w:val="left" w:pos="648"/>
      </w:tabs>
      <w:spacing w:before="120" w:after="0" w:line="225" w:lineRule="atLeast"/>
    </w:pPr>
    <w:rPr>
      <w:rFonts w:ascii="Verdana" w:eastAsia="PMingLiU" w:hAnsi="Verdana" w:cs="Verdana"/>
      <w:sz w:val="20"/>
      <w:szCs w:val="16"/>
    </w:rPr>
  </w:style>
  <w:style w:type="paragraph" w:customStyle="1" w:styleId="TableHead">
    <w:name w:val="Table Head"/>
    <w:rsid w:val="00D4776C"/>
    <w:pPr>
      <w:keepNext/>
      <w:keepLines/>
      <w:suppressAutoHyphens/>
      <w:spacing w:after="60" w:line="240" w:lineRule="atLeast"/>
    </w:pPr>
    <w:rPr>
      <w:rFonts w:ascii="Verdana" w:eastAsia="PMingLiU" w:hAnsi="Verdana" w:cs="Verdana"/>
      <w:b/>
      <w:bCs/>
      <w:sz w:val="16"/>
      <w:szCs w:val="16"/>
    </w:rPr>
  </w:style>
  <w:style w:type="paragraph" w:customStyle="1" w:styleId="TableText">
    <w:name w:val="Table Text"/>
    <w:basedOn w:val="Normal"/>
    <w:rsid w:val="00D4776C"/>
    <w:pPr>
      <w:keepLines/>
      <w:suppressAutoHyphens/>
      <w:spacing w:after="60" w:line="225" w:lineRule="atLeast"/>
    </w:pPr>
    <w:rPr>
      <w:rFonts w:ascii="Verdana" w:eastAsia="PMingLiU" w:hAnsi="Verdana" w:cs="Verdana"/>
      <w:sz w:val="20"/>
      <w:szCs w:val="16"/>
    </w:rPr>
  </w:style>
  <w:style w:type="paragraph" w:customStyle="1" w:styleId="CodeBlockScreened">
    <w:name w:val="Code Block Screened"/>
    <w:basedOn w:val="CodeBlock"/>
    <w:link w:val="CodeBlockScreenedChar"/>
    <w:rsid w:val="00D4776C"/>
    <w:pPr>
      <w:shd w:val="clear" w:color="auto" w:fill="auto"/>
      <w:tabs>
        <w:tab w:val="clear" w:pos="720"/>
        <w:tab w:val="clear" w:pos="1080"/>
        <w:tab w:val="clear" w:pos="1440"/>
        <w:tab w:val="clear" w:pos="1800"/>
        <w:tab w:val="clear" w:pos="2160"/>
        <w:tab w:val="clear" w:pos="2520"/>
      </w:tabs>
      <w:suppressAutoHyphens/>
      <w:spacing w:after="0" w:line="240" w:lineRule="auto"/>
      <w:ind w:right="360"/>
      <w:contextualSpacing w:val="0"/>
    </w:pPr>
    <w:rPr>
      <w:rFonts w:eastAsia="PMingLiU" w:cs="Courier New"/>
      <w:szCs w:val="18"/>
    </w:rPr>
  </w:style>
  <w:style w:type="paragraph" w:customStyle="1" w:styleId="AppHead">
    <w:name w:val="App Head"/>
    <w:basedOn w:val="Normal"/>
    <w:next w:val="Normal"/>
    <w:rsid w:val="00D4776C"/>
    <w:pPr>
      <w:keepNext/>
      <w:keepLines/>
      <w:numPr>
        <w:numId w:val="36"/>
      </w:numPr>
      <w:suppressAutoHyphens/>
      <w:spacing w:before="480" w:after="360" w:line="336" w:lineRule="atLeast"/>
      <w:outlineLvl w:val="0"/>
    </w:pPr>
    <w:rPr>
      <w:rFonts w:ascii="Verdana" w:eastAsia="PMingLiU" w:hAnsi="Verdana" w:cs="Verdana"/>
      <w:b/>
      <w:bCs/>
      <w:sz w:val="32"/>
      <w:szCs w:val="32"/>
    </w:rPr>
  </w:style>
  <w:style w:type="character" w:customStyle="1" w:styleId="CodeInline">
    <w:name w:val="Code Inline"/>
    <w:basedOn w:val="DefaultParagraphFont"/>
    <w:rsid w:val="00D4776C"/>
    <w:rPr>
      <w:rFonts w:ascii="Courier New" w:hAnsi="Courier New" w:cs="Courier New"/>
      <w:sz w:val="18"/>
      <w:szCs w:val="18"/>
    </w:rPr>
  </w:style>
  <w:style w:type="paragraph" w:customStyle="1" w:styleId="AppHeading1">
    <w:name w:val="App Heading 1"/>
    <w:basedOn w:val="Heading1"/>
    <w:next w:val="Normal"/>
    <w:rsid w:val="00D4776C"/>
    <w:pPr>
      <w:pageBreakBefore w:val="0"/>
      <w:numPr>
        <w:ilvl w:val="1"/>
        <w:numId w:val="36"/>
      </w:numPr>
      <w:pBdr>
        <w:top w:val="single" w:sz="4" w:space="6" w:color="auto"/>
      </w:pBdr>
      <w:suppressAutoHyphens/>
      <w:spacing w:before="360" w:after="0" w:line="288" w:lineRule="atLeast"/>
      <w:outlineLvl w:val="1"/>
    </w:pPr>
    <w:rPr>
      <w:rFonts w:ascii="Verdana" w:eastAsia="PMingLiU" w:hAnsi="Verdana" w:cs="Verdana"/>
      <w:sz w:val="24"/>
      <w:szCs w:val="24"/>
    </w:rPr>
  </w:style>
  <w:style w:type="paragraph" w:customStyle="1" w:styleId="AppHeading2">
    <w:name w:val="App Heading 2"/>
    <w:basedOn w:val="Heading2"/>
    <w:next w:val="Normal"/>
    <w:rsid w:val="00D4776C"/>
    <w:pPr>
      <w:keepLines/>
      <w:numPr>
        <w:ilvl w:val="2"/>
        <w:numId w:val="36"/>
      </w:numPr>
      <w:pBdr>
        <w:top w:val="none" w:sz="0" w:space="0" w:color="auto"/>
      </w:pBdr>
      <w:suppressAutoHyphens/>
      <w:spacing w:before="240" w:after="0" w:line="240" w:lineRule="atLeast"/>
      <w:outlineLvl w:val="2"/>
    </w:pPr>
    <w:rPr>
      <w:rFonts w:ascii="Verdana" w:eastAsia="PMingLiU" w:hAnsi="Verdana" w:cs="Verdana"/>
      <w:bCs/>
      <w:sz w:val="20"/>
      <w:szCs w:val="20"/>
    </w:rPr>
  </w:style>
  <w:style w:type="character" w:customStyle="1" w:styleId="Subscript">
    <w:name w:val="Subscript"/>
    <w:basedOn w:val="DefaultParagraphFont"/>
    <w:rsid w:val="00D4776C"/>
    <w:rPr>
      <w:vertAlign w:val="subscript"/>
    </w:rPr>
  </w:style>
  <w:style w:type="character" w:styleId="Emphasis">
    <w:name w:val="Emphasis"/>
    <w:basedOn w:val="DefaultParagraphFont"/>
    <w:qFormat/>
    <w:rsid w:val="00D4776C"/>
    <w:rPr>
      <w:i/>
      <w:iCs/>
    </w:rPr>
  </w:style>
  <w:style w:type="paragraph" w:customStyle="1" w:styleId="CodeBlockScreenedFirst">
    <w:name w:val="Code Block Screened First"/>
    <w:basedOn w:val="CodeBlockScreened"/>
    <w:next w:val="CodeBlockScreened"/>
    <w:link w:val="CodeBlockScreenedFirstChar"/>
    <w:rsid w:val="00D4776C"/>
    <w:pPr>
      <w:keepNext/>
      <w:spacing w:before="120"/>
    </w:pPr>
  </w:style>
  <w:style w:type="paragraph" w:customStyle="1" w:styleId="CodeBlockFirst">
    <w:name w:val="Code Block First"/>
    <w:basedOn w:val="CodeBlock"/>
    <w:next w:val="CodeBlock"/>
    <w:rsid w:val="00D4776C"/>
    <w:pPr>
      <w:keepNext/>
      <w:shd w:val="clear" w:color="auto" w:fill="auto"/>
      <w:tabs>
        <w:tab w:val="clear" w:pos="720"/>
        <w:tab w:val="clear" w:pos="1080"/>
        <w:tab w:val="clear" w:pos="1440"/>
        <w:tab w:val="clear" w:pos="1800"/>
        <w:tab w:val="clear" w:pos="2160"/>
        <w:tab w:val="clear" w:pos="2520"/>
      </w:tabs>
      <w:suppressAutoHyphens/>
      <w:spacing w:before="120" w:after="0" w:line="240" w:lineRule="auto"/>
      <w:ind w:right="360"/>
      <w:contextualSpacing w:val="0"/>
    </w:pPr>
    <w:rPr>
      <w:rFonts w:eastAsia="PMingLiU" w:cs="Courier New"/>
      <w:szCs w:val="18"/>
    </w:rPr>
  </w:style>
  <w:style w:type="paragraph" w:customStyle="1" w:styleId="AppHeading3">
    <w:name w:val="App Heading 3"/>
    <w:basedOn w:val="Heading3"/>
    <w:next w:val="Normal"/>
    <w:rsid w:val="00D4776C"/>
    <w:pPr>
      <w:keepLines/>
      <w:numPr>
        <w:ilvl w:val="3"/>
        <w:numId w:val="36"/>
      </w:numPr>
      <w:suppressAutoHyphens/>
      <w:spacing w:before="240" w:after="0" w:line="192" w:lineRule="atLeast"/>
    </w:pPr>
    <w:rPr>
      <w:rFonts w:ascii="Verdana" w:eastAsia="PMingLiU" w:hAnsi="Verdana" w:cs="Verdana"/>
      <w:bCs/>
      <w:sz w:val="16"/>
      <w:szCs w:val="16"/>
    </w:rPr>
  </w:style>
  <w:style w:type="paragraph" w:customStyle="1" w:styleId="AppHeading4">
    <w:name w:val="App Heading 4"/>
    <w:basedOn w:val="Heading4"/>
    <w:next w:val="Normal"/>
    <w:rsid w:val="00D4776C"/>
    <w:pPr>
      <w:numPr>
        <w:ilvl w:val="4"/>
        <w:numId w:val="36"/>
      </w:numPr>
      <w:suppressAutoHyphens/>
      <w:spacing w:before="240" w:line="192" w:lineRule="atLeast"/>
    </w:pPr>
    <w:rPr>
      <w:rFonts w:ascii="Verdana" w:eastAsia="PMingLiU" w:hAnsi="Verdana" w:cs="Verdana"/>
      <w:i/>
      <w:sz w:val="16"/>
      <w:szCs w:val="16"/>
    </w:rPr>
  </w:style>
  <w:style w:type="numbering" w:customStyle="1" w:styleId="AppendixHeadings">
    <w:name w:val="AppendixHeadings"/>
    <w:semiHidden/>
    <w:rsid w:val="00D4776C"/>
    <w:pPr>
      <w:numPr>
        <w:numId w:val="36"/>
      </w:numPr>
    </w:pPr>
  </w:style>
  <w:style w:type="character" w:customStyle="1" w:styleId="CodeBlockScreenedChar">
    <w:name w:val="Code Block Screened Char"/>
    <w:basedOn w:val="DefaultParagraphFont"/>
    <w:link w:val="CodeBlockScreened"/>
    <w:rsid w:val="00D4776C"/>
    <w:rPr>
      <w:rFonts w:ascii="Consolas" w:eastAsia="PMingLiU" w:hAnsi="Consolas" w:cs="Courier New"/>
      <w:sz w:val="20"/>
      <w:szCs w:val="18"/>
    </w:rPr>
  </w:style>
  <w:style w:type="character" w:customStyle="1" w:styleId="CodeBlockScreenedFirstChar">
    <w:name w:val="Code Block Screened First Char"/>
    <w:basedOn w:val="CodeBlockScreenedChar"/>
    <w:link w:val="CodeBlockScreenedFirst"/>
    <w:rsid w:val="00D4776C"/>
    <w:rPr>
      <w:rFonts w:ascii="Consolas" w:eastAsia="PMingLiU" w:hAnsi="Consolas" w:cs="Courier New"/>
      <w:sz w:val="20"/>
      <w:szCs w:val="18"/>
    </w:rPr>
  </w:style>
  <w:style w:type="character" w:customStyle="1" w:styleId="Non-normativeBracket">
    <w:name w:val="Non-normative Bracket"/>
    <w:aliases w:val="Example start/end"/>
    <w:basedOn w:val="DefaultParagraphFont"/>
    <w:qFormat/>
    <w:rsid w:val="00D4776C"/>
    <w:rPr>
      <w:i/>
      <w:noProof/>
      <w:lang w:val="en-US"/>
    </w:rPr>
  </w:style>
  <w:style w:type="character" w:customStyle="1" w:styleId="attribute">
    <w:name w:val="attribute"/>
    <w:basedOn w:val="DefaultParagraphFont"/>
    <w:uiPriority w:val="1"/>
    <w:qFormat/>
    <w:rsid w:val="00D4776C"/>
    <w:rPr>
      <w:rFonts w:ascii="Arial" w:hAnsi="Arial" w:cs="Arial"/>
    </w:rPr>
  </w:style>
  <w:style w:type="numbering" w:styleId="1ai">
    <w:name w:val="Outline List 1"/>
    <w:basedOn w:val="NoList"/>
    <w:semiHidden/>
    <w:rsid w:val="00E144A8"/>
    <w:pPr>
      <w:numPr>
        <w:numId w:val="39"/>
      </w:numPr>
    </w:pPr>
  </w:style>
  <w:style w:type="paragraph" w:customStyle="1" w:styleId="Subsec1">
    <w:name w:val="Subsec1"/>
    <w:basedOn w:val="Normal"/>
    <w:rsid w:val="00F65C1B"/>
    <w:pPr>
      <w:autoSpaceDE w:val="0"/>
      <w:autoSpaceDN w:val="0"/>
      <w:spacing w:after="0" w:line="240" w:lineRule="auto"/>
      <w:ind w:firstLine="288"/>
      <w:jc w:val="both"/>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974EDF"/>
    <w:rPr>
      <w:color w:val="800080" w:themeColor="followedHyperlink"/>
      <w:u w:val="single"/>
    </w:rPr>
  </w:style>
  <w:style w:type="paragraph" w:customStyle="1" w:styleId="ReferenceName">
    <w:name w:val="Reference Name"/>
    <w:basedOn w:val="Normal"/>
    <w:qFormat/>
    <w:rsid w:val="005F5F8E"/>
    <w:rPr>
      <w:rFonts w:eastAsiaTheme="minorHAnsi"/>
      <w:b/>
    </w:rPr>
  </w:style>
  <w:style w:type="character" w:styleId="CommentReference">
    <w:name w:val="annotation reference"/>
    <w:basedOn w:val="DefaultParagraphFont"/>
    <w:uiPriority w:val="99"/>
    <w:semiHidden/>
    <w:unhideWhenUsed/>
    <w:rsid w:val="006821AA"/>
    <w:rPr>
      <w:sz w:val="16"/>
      <w:szCs w:val="16"/>
    </w:rPr>
  </w:style>
  <w:style w:type="paragraph" w:styleId="CommentText">
    <w:name w:val="annotation text"/>
    <w:basedOn w:val="Normal"/>
    <w:link w:val="CommentTextChar"/>
    <w:uiPriority w:val="99"/>
    <w:unhideWhenUsed/>
    <w:rsid w:val="006821AA"/>
    <w:pPr>
      <w:spacing w:line="240" w:lineRule="auto"/>
    </w:pPr>
    <w:rPr>
      <w:sz w:val="20"/>
      <w:szCs w:val="20"/>
    </w:rPr>
  </w:style>
  <w:style w:type="character" w:customStyle="1" w:styleId="CommentTextChar">
    <w:name w:val="Comment Text Char"/>
    <w:basedOn w:val="DefaultParagraphFont"/>
    <w:link w:val="CommentText"/>
    <w:uiPriority w:val="99"/>
    <w:rsid w:val="006821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821AA"/>
    <w:rPr>
      <w:b/>
      <w:bCs/>
    </w:rPr>
  </w:style>
  <w:style w:type="character" w:customStyle="1" w:styleId="CommentSubjectChar">
    <w:name w:val="Comment Subject Char"/>
    <w:basedOn w:val="CommentTextChar"/>
    <w:link w:val="CommentSubject"/>
    <w:uiPriority w:val="99"/>
    <w:semiHidden/>
    <w:rsid w:val="006821AA"/>
    <w:rPr>
      <w:rFonts w:eastAsiaTheme="minorEastAsia"/>
      <w:b/>
      <w:bCs/>
      <w:sz w:val="20"/>
      <w:szCs w:val="20"/>
    </w:rPr>
  </w:style>
  <w:style w:type="paragraph" w:styleId="NoSpacing">
    <w:name w:val="No Spacing"/>
    <w:uiPriority w:val="1"/>
    <w:qFormat/>
    <w:rsid w:val="00E6329F"/>
    <w:pPr>
      <w:spacing w:after="0" w:line="240" w:lineRule="auto"/>
    </w:pPr>
    <w:rPr>
      <w:rFonts w:eastAsiaTheme="minorEastAsia"/>
    </w:rPr>
  </w:style>
  <w:style w:type="paragraph" w:styleId="DocumentMap">
    <w:name w:val="Document Map"/>
    <w:basedOn w:val="Normal"/>
    <w:link w:val="DocumentMapChar"/>
    <w:uiPriority w:val="99"/>
    <w:semiHidden/>
    <w:unhideWhenUsed/>
    <w:rsid w:val="00AD6FE7"/>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AD6FE7"/>
    <w:rPr>
      <w:rFonts w:ascii="Lucida Grande" w:eastAsiaTheme="minorEastAsia" w:hAnsi="Lucida Grande"/>
      <w:sz w:val="24"/>
      <w:szCs w:val="24"/>
    </w:rPr>
  </w:style>
  <w:style w:type="paragraph" w:styleId="TOC4">
    <w:name w:val="toc 4"/>
    <w:basedOn w:val="Normal"/>
    <w:next w:val="Normal"/>
    <w:autoRedefine/>
    <w:uiPriority w:val="39"/>
    <w:semiHidden/>
    <w:unhideWhenUsed/>
    <w:rsid w:val="003309A6"/>
    <w:pPr>
      <w:spacing w:after="0"/>
      <w:ind w:left="660"/>
    </w:pPr>
    <w:rPr>
      <w:sz w:val="20"/>
      <w:szCs w:val="20"/>
    </w:rPr>
  </w:style>
  <w:style w:type="paragraph" w:styleId="TOC5">
    <w:name w:val="toc 5"/>
    <w:basedOn w:val="Normal"/>
    <w:next w:val="Normal"/>
    <w:autoRedefine/>
    <w:uiPriority w:val="39"/>
    <w:semiHidden/>
    <w:unhideWhenUsed/>
    <w:rsid w:val="003309A6"/>
    <w:pPr>
      <w:spacing w:after="0"/>
      <w:ind w:left="880"/>
    </w:pPr>
    <w:rPr>
      <w:sz w:val="20"/>
      <w:szCs w:val="20"/>
    </w:rPr>
  </w:style>
  <w:style w:type="paragraph" w:styleId="TOC6">
    <w:name w:val="toc 6"/>
    <w:basedOn w:val="Normal"/>
    <w:next w:val="Normal"/>
    <w:autoRedefine/>
    <w:uiPriority w:val="39"/>
    <w:semiHidden/>
    <w:unhideWhenUsed/>
    <w:rsid w:val="003309A6"/>
    <w:pPr>
      <w:spacing w:after="0"/>
      <w:ind w:left="1100"/>
    </w:pPr>
    <w:rPr>
      <w:sz w:val="20"/>
      <w:szCs w:val="20"/>
    </w:rPr>
  </w:style>
  <w:style w:type="paragraph" w:styleId="TOC7">
    <w:name w:val="toc 7"/>
    <w:basedOn w:val="Normal"/>
    <w:next w:val="Normal"/>
    <w:autoRedefine/>
    <w:uiPriority w:val="39"/>
    <w:semiHidden/>
    <w:unhideWhenUsed/>
    <w:rsid w:val="003309A6"/>
    <w:pPr>
      <w:spacing w:after="0"/>
      <w:ind w:left="1320"/>
    </w:pPr>
    <w:rPr>
      <w:sz w:val="20"/>
      <w:szCs w:val="20"/>
    </w:rPr>
  </w:style>
  <w:style w:type="paragraph" w:styleId="TOC8">
    <w:name w:val="toc 8"/>
    <w:basedOn w:val="Normal"/>
    <w:next w:val="Normal"/>
    <w:autoRedefine/>
    <w:uiPriority w:val="39"/>
    <w:semiHidden/>
    <w:unhideWhenUsed/>
    <w:rsid w:val="003309A6"/>
    <w:pPr>
      <w:spacing w:after="0"/>
      <w:ind w:left="1540"/>
    </w:pPr>
    <w:rPr>
      <w:sz w:val="20"/>
      <w:szCs w:val="20"/>
    </w:rPr>
  </w:style>
  <w:style w:type="paragraph" w:styleId="TOC9">
    <w:name w:val="toc 9"/>
    <w:basedOn w:val="Normal"/>
    <w:next w:val="Normal"/>
    <w:autoRedefine/>
    <w:uiPriority w:val="39"/>
    <w:semiHidden/>
    <w:unhideWhenUsed/>
    <w:rsid w:val="003309A6"/>
    <w:pPr>
      <w:spacing w:after="0"/>
      <w:ind w:left="1760"/>
    </w:pPr>
    <w:rPr>
      <w:sz w:val="20"/>
      <w:szCs w:val="20"/>
    </w:rPr>
  </w:style>
  <w:style w:type="paragraph" w:styleId="Revision">
    <w:name w:val="Revision"/>
    <w:hidden/>
    <w:uiPriority w:val="99"/>
    <w:semiHidden/>
    <w:rsid w:val="00FA686E"/>
    <w:pPr>
      <w:spacing w:after="0" w:line="240" w:lineRule="auto"/>
    </w:pPr>
    <w:rPr>
      <w:rFonts w:eastAsiaTheme="minorEastAsia"/>
    </w:rPr>
  </w:style>
  <w:style w:type="character" w:customStyle="1" w:styleId="Heading5Char">
    <w:name w:val="Heading 5 Char"/>
    <w:basedOn w:val="DefaultParagraphFont"/>
    <w:link w:val="Heading5"/>
    <w:uiPriority w:val="9"/>
    <w:semiHidden/>
    <w:rsid w:val="00BE172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E172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E172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E17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172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302253">
      <w:bodyDiv w:val="1"/>
      <w:marLeft w:val="0"/>
      <w:marRight w:val="0"/>
      <w:marTop w:val="0"/>
      <w:marBottom w:val="0"/>
      <w:divBdr>
        <w:top w:val="none" w:sz="0" w:space="0" w:color="auto"/>
        <w:left w:val="none" w:sz="0" w:space="0" w:color="auto"/>
        <w:bottom w:val="none" w:sz="0" w:space="0" w:color="auto"/>
        <w:right w:val="none" w:sz="0" w:space="0" w:color="auto"/>
      </w:divBdr>
    </w:div>
    <w:div w:id="363017488">
      <w:bodyDiv w:val="1"/>
      <w:marLeft w:val="0"/>
      <w:marRight w:val="0"/>
      <w:marTop w:val="0"/>
      <w:marBottom w:val="0"/>
      <w:divBdr>
        <w:top w:val="none" w:sz="0" w:space="0" w:color="auto"/>
        <w:left w:val="none" w:sz="0" w:space="0" w:color="auto"/>
        <w:bottom w:val="none" w:sz="0" w:space="0" w:color="auto"/>
        <w:right w:val="none" w:sz="0" w:space="0" w:color="auto"/>
      </w:divBdr>
    </w:div>
    <w:div w:id="616838372">
      <w:bodyDiv w:val="1"/>
      <w:marLeft w:val="0"/>
      <w:marRight w:val="0"/>
      <w:marTop w:val="0"/>
      <w:marBottom w:val="0"/>
      <w:divBdr>
        <w:top w:val="none" w:sz="0" w:space="0" w:color="auto"/>
        <w:left w:val="none" w:sz="0" w:space="0" w:color="auto"/>
        <w:bottom w:val="none" w:sz="0" w:space="0" w:color="auto"/>
        <w:right w:val="none" w:sz="0" w:space="0" w:color="auto"/>
      </w:divBdr>
    </w:div>
    <w:div w:id="689376495">
      <w:bodyDiv w:val="1"/>
      <w:marLeft w:val="0"/>
      <w:marRight w:val="0"/>
      <w:marTop w:val="0"/>
      <w:marBottom w:val="0"/>
      <w:divBdr>
        <w:top w:val="none" w:sz="0" w:space="0" w:color="auto"/>
        <w:left w:val="none" w:sz="0" w:space="0" w:color="auto"/>
        <w:bottom w:val="none" w:sz="0" w:space="0" w:color="auto"/>
        <w:right w:val="none" w:sz="0" w:space="0" w:color="auto"/>
      </w:divBdr>
    </w:div>
    <w:div w:id="787552513">
      <w:bodyDiv w:val="1"/>
      <w:marLeft w:val="0"/>
      <w:marRight w:val="0"/>
      <w:marTop w:val="0"/>
      <w:marBottom w:val="0"/>
      <w:divBdr>
        <w:top w:val="none" w:sz="0" w:space="0" w:color="auto"/>
        <w:left w:val="none" w:sz="0" w:space="0" w:color="auto"/>
        <w:bottom w:val="none" w:sz="0" w:space="0" w:color="auto"/>
        <w:right w:val="none" w:sz="0" w:space="0" w:color="auto"/>
      </w:divBdr>
      <w:divsChild>
        <w:div w:id="135073367">
          <w:marLeft w:val="0"/>
          <w:marRight w:val="0"/>
          <w:marTop w:val="0"/>
          <w:marBottom w:val="0"/>
          <w:divBdr>
            <w:top w:val="none" w:sz="0" w:space="0" w:color="auto"/>
            <w:left w:val="none" w:sz="0" w:space="0" w:color="auto"/>
            <w:bottom w:val="none" w:sz="0" w:space="0" w:color="auto"/>
            <w:right w:val="none" w:sz="0" w:space="0" w:color="auto"/>
          </w:divBdr>
          <w:divsChild>
            <w:div w:id="1525628325">
              <w:marLeft w:val="0"/>
              <w:marRight w:val="0"/>
              <w:marTop w:val="0"/>
              <w:marBottom w:val="0"/>
              <w:divBdr>
                <w:top w:val="none" w:sz="0" w:space="0" w:color="auto"/>
                <w:left w:val="none" w:sz="0" w:space="0" w:color="auto"/>
                <w:bottom w:val="none" w:sz="0" w:space="0" w:color="auto"/>
                <w:right w:val="none" w:sz="0" w:space="0" w:color="auto"/>
              </w:divBdr>
              <w:divsChild>
                <w:div w:id="985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5100">
      <w:bodyDiv w:val="1"/>
      <w:marLeft w:val="0"/>
      <w:marRight w:val="0"/>
      <w:marTop w:val="0"/>
      <w:marBottom w:val="0"/>
      <w:divBdr>
        <w:top w:val="none" w:sz="0" w:space="0" w:color="auto"/>
        <w:left w:val="none" w:sz="0" w:space="0" w:color="auto"/>
        <w:bottom w:val="none" w:sz="0" w:space="0" w:color="auto"/>
        <w:right w:val="none" w:sz="0" w:space="0" w:color="auto"/>
      </w:divBdr>
    </w:div>
    <w:div w:id="1138567030">
      <w:bodyDiv w:val="1"/>
      <w:marLeft w:val="0"/>
      <w:marRight w:val="0"/>
      <w:marTop w:val="0"/>
      <w:marBottom w:val="0"/>
      <w:divBdr>
        <w:top w:val="none" w:sz="0" w:space="0" w:color="auto"/>
        <w:left w:val="none" w:sz="0" w:space="0" w:color="auto"/>
        <w:bottom w:val="none" w:sz="0" w:space="0" w:color="auto"/>
        <w:right w:val="none" w:sz="0" w:space="0" w:color="auto"/>
      </w:divBdr>
    </w:div>
    <w:div w:id="1157695284">
      <w:bodyDiv w:val="1"/>
      <w:marLeft w:val="0"/>
      <w:marRight w:val="0"/>
      <w:marTop w:val="0"/>
      <w:marBottom w:val="0"/>
      <w:divBdr>
        <w:top w:val="none" w:sz="0" w:space="0" w:color="auto"/>
        <w:left w:val="none" w:sz="0" w:space="0" w:color="auto"/>
        <w:bottom w:val="none" w:sz="0" w:space="0" w:color="auto"/>
        <w:right w:val="none" w:sz="0" w:space="0" w:color="auto"/>
      </w:divBdr>
    </w:div>
    <w:div w:id="1452823155">
      <w:bodyDiv w:val="1"/>
      <w:marLeft w:val="0"/>
      <w:marRight w:val="0"/>
      <w:marTop w:val="0"/>
      <w:marBottom w:val="0"/>
      <w:divBdr>
        <w:top w:val="none" w:sz="0" w:space="0" w:color="auto"/>
        <w:left w:val="none" w:sz="0" w:space="0" w:color="auto"/>
        <w:bottom w:val="none" w:sz="0" w:space="0" w:color="auto"/>
        <w:right w:val="none" w:sz="0" w:space="0" w:color="auto"/>
      </w:divBdr>
    </w:div>
    <w:div w:id="146958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cid:image002.png@01D3482D.925CF490"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cid:image002.png@01D335E8.241A3B20"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cid:image001.png@01D33D7C.128791F0" TargetMode="External"/><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807A3-489F-4649-A485-C41A5B64D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16225</Words>
  <Characters>92488</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2018-06-01T18:00:00Z</dcterms:created>
  <dcterms:modified xsi:type="dcterms:W3CDTF">2018-07-24T20:05:00Z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krisiv@microsoft.com</vt:lpwstr>
  </property>
  <property fmtid="{D5CDD505-2E9C-101B-9397-08002B2CF9AE}" pid="5" name="MSIP_Label_f42aa342-8706-4288-bd11-ebb85995028c_SetDate">
    <vt:lpwstr>2018-05-30T17:10:12.7406297Z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